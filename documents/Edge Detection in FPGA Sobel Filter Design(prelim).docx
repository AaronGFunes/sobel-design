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1FEDB" w14:textId="5D029515" w:rsidR="00854813" w:rsidRDefault="00AD5047" w:rsidP="00AD5047">
      <w:pPr>
        <w:jc w:val="center"/>
      </w:pPr>
      <w:r>
        <w:t>CALIFORNIA STATE UNI</w:t>
      </w:r>
      <w:r w:rsidR="00823845">
        <w:t>VERSITY, NORTHRIDGE</w:t>
      </w:r>
    </w:p>
    <w:p w14:paraId="31C67A78" w14:textId="77777777" w:rsidR="00823845" w:rsidRDefault="00823845" w:rsidP="00823845">
      <w:pPr>
        <w:jc w:val="center"/>
      </w:pPr>
    </w:p>
    <w:p w14:paraId="292D5DA6" w14:textId="77777777" w:rsidR="00823845" w:rsidRDefault="00823845" w:rsidP="00823845">
      <w:pPr>
        <w:jc w:val="center"/>
      </w:pPr>
    </w:p>
    <w:p w14:paraId="437C78B6" w14:textId="3A8F143B" w:rsidR="00823845" w:rsidRDefault="00D53184" w:rsidP="00823845">
      <w:pPr>
        <w:jc w:val="center"/>
      </w:pPr>
      <w:r>
        <w:t>Edge Detection in FPGA: Sobel Filter Design</w:t>
      </w:r>
    </w:p>
    <w:p w14:paraId="5CF7FD47" w14:textId="77777777" w:rsidR="00D53184" w:rsidRDefault="00D53184" w:rsidP="00823845">
      <w:pPr>
        <w:jc w:val="center"/>
      </w:pPr>
    </w:p>
    <w:p w14:paraId="48B40FC3" w14:textId="77777777" w:rsidR="00D53184" w:rsidRDefault="00D53184" w:rsidP="00823845">
      <w:pPr>
        <w:jc w:val="center"/>
      </w:pPr>
    </w:p>
    <w:p w14:paraId="6E06F073" w14:textId="28C2940F" w:rsidR="00D53184" w:rsidRDefault="00D53184" w:rsidP="00823845">
      <w:pPr>
        <w:jc w:val="center"/>
      </w:pPr>
      <w:r>
        <w:t>A graduate project submitted in partial fulfillment of the requirements</w:t>
      </w:r>
    </w:p>
    <w:p w14:paraId="406E3BE7" w14:textId="7E5A7E3C" w:rsidR="00D53184" w:rsidRDefault="00D53184" w:rsidP="00823845">
      <w:pPr>
        <w:jc w:val="center"/>
      </w:pPr>
      <w:r>
        <w:t>For the degree of Master of Science in Computer Engineering</w:t>
      </w:r>
    </w:p>
    <w:p w14:paraId="338442A7" w14:textId="77777777" w:rsidR="00D53184" w:rsidRDefault="00D53184" w:rsidP="00823845">
      <w:pPr>
        <w:jc w:val="center"/>
      </w:pPr>
    </w:p>
    <w:p w14:paraId="6BA64B0D" w14:textId="77777777" w:rsidR="00D53184" w:rsidRDefault="00D53184" w:rsidP="00823845">
      <w:pPr>
        <w:jc w:val="center"/>
      </w:pPr>
    </w:p>
    <w:p w14:paraId="67F89D27" w14:textId="0AEC900C" w:rsidR="00D53184" w:rsidRDefault="00D53184" w:rsidP="00823845">
      <w:pPr>
        <w:jc w:val="center"/>
      </w:pPr>
      <w:r>
        <w:t>By</w:t>
      </w:r>
    </w:p>
    <w:p w14:paraId="3E1090AB" w14:textId="68994D6C" w:rsidR="00D53184" w:rsidRDefault="00D53184" w:rsidP="00823845">
      <w:pPr>
        <w:jc w:val="center"/>
      </w:pPr>
      <w:r>
        <w:t>Aaron Guadalupe Funes</w:t>
      </w:r>
    </w:p>
    <w:p w14:paraId="0A4FC938" w14:textId="77777777" w:rsidR="00D53184" w:rsidRDefault="00D53184" w:rsidP="00823845">
      <w:pPr>
        <w:jc w:val="center"/>
      </w:pPr>
    </w:p>
    <w:p w14:paraId="0874EB0B" w14:textId="0493782B" w:rsidR="00D53184" w:rsidRDefault="00D53184" w:rsidP="00823845">
      <w:pPr>
        <w:jc w:val="center"/>
      </w:pPr>
      <w:r>
        <w:t>December 2026</w:t>
      </w:r>
    </w:p>
    <w:p w14:paraId="457755B0" w14:textId="55E25B8E" w:rsidR="00D53184" w:rsidRDefault="00D53184" w:rsidP="00823845">
      <w:pPr>
        <w:jc w:val="center"/>
      </w:pPr>
      <w:r>
        <w:t>(Official end of the sem</w:t>
      </w:r>
      <w:ins w:id="0" w:author="Funes, Aaron" w:date="2026-10-10T14:06:00Z">
        <w:r w:rsidR="00CB1627">
          <w:t>ester)</w:t>
        </w:r>
      </w:ins>
    </w:p>
    <w:p w14:paraId="599E2AF5" w14:textId="77777777" w:rsidR="00AD5047" w:rsidRDefault="00AD5047" w:rsidP="00AD5047"/>
    <w:p w14:paraId="3A14C3AF" w14:textId="77777777" w:rsidR="00AD5047" w:rsidRDefault="00AD5047" w:rsidP="00AD5047">
      <w:pPr>
        <w:jc w:val="center"/>
        <w:sectPr w:rsidR="00AD5047" w:rsidSect="00AD5047">
          <w:pgSz w:w="12240" w:h="15840"/>
          <w:pgMar w:top="1440" w:right="1440" w:bottom="1440" w:left="1440" w:header="720" w:footer="720" w:gutter="0"/>
          <w:pgNumType w:fmt="lowerRoman" w:start="2"/>
          <w:cols w:space="720"/>
          <w:docGrid w:linePitch="360"/>
        </w:sectPr>
      </w:pPr>
    </w:p>
    <w:p w14:paraId="67D463FD" w14:textId="7620277E" w:rsidR="00CB1627" w:rsidRDefault="00CB1627" w:rsidP="00B067BB">
      <w:pPr>
        <w:rPr>
          <w:ins w:id="1" w:author="Funes, Aaron" w:date="2026-10-10T14:14:00Z"/>
        </w:rPr>
      </w:pPr>
      <w:bookmarkStart w:id="2" w:name="Signature_Page"/>
      <w:bookmarkEnd w:id="2"/>
      <w:ins w:id="3" w:author="Funes, Aaron" w:date="2026-10-10T14:09:00Z">
        <w:r>
          <w:lastRenderedPageBreak/>
          <w:t>The graduate project of Aaron Funes is approved:</w:t>
        </w:r>
      </w:ins>
    </w:p>
    <w:p w14:paraId="6B3E35DA" w14:textId="77777777" w:rsidR="00CB1627" w:rsidRDefault="00CB1627" w:rsidP="00CB1627">
      <w:pPr>
        <w:rPr>
          <w:ins w:id="4" w:author="Funes, Aaron" w:date="2026-10-10T14:14:00Z"/>
        </w:rPr>
      </w:pPr>
    </w:p>
    <w:p w14:paraId="54DE2C41" w14:textId="77777777" w:rsidR="00CB1627" w:rsidRDefault="00CB1627" w:rsidP="00CB1627">
      <w:pPr>
        <w:rPr>
          <w:ins w:id="5" w:author="Funes, Aaron" w:date="2026-10-10T14:14:00Z"/>
        </w:rPr>
      </w:pPr>
    </w:p>
    <w:p w14:paraId="70E4464C" w14:textId="77777777" w:rsidR="00CB1627" w:rsidRDefault="00CB1627" w:rsidP="00CB1627">
      <w:pPr>
        <w:rPr>
          <w:ins w:id="6" w:author="Funes, Aaron" w:date="2026-10-10T14:14:00Z"/>
        </w:rPr>
      </w:pPr>
    </w:p>
    <w:p w14:paraId="0194F40F" w14:textId="598649EF" w:rsidR="005D3E6C" w:rsidRDefault="005D3E6C">
      <w:pPr>
        <w:spacing w:after="0"/>
        <w:rPr>
          <w:ins w:id="7" w:author="Funes, Aaron" w:date="2026-10-10T14:16:00Z"/>
        </w:rPr>
        <w:pPrChange w:id="8" w:author="Funes, Aaron" w:date="2026-10-10T14:16:00Z">
          <w:pPr/>
        </w:pPrChange>
      </w:pPr>
      <w:ins w:id="9" w:author="Funes, Aaron" w:date="2026-10-10T14:16:00Z">
        <w:r>
          <w:t>_______________________________</w:t>
        </w:r>
      </w:ins>
      <w:ins w:id="10" w:author="Funes, Aaron" w:date="2026-10-10T14:17:00Z">
        <w:r>
          <w:t xml:space="preserve">  </w:t>
        </w:r>
      </w:ins>
      <w:ins w:id="11" w:author="Funes, Aaron" w:date="2026-10-10T14:18:00Z">
        <w:r>
          <w:t xml:space="preserve">                                                              __</w:t>
        </w:r>
      </w:ins>
      <w:r w:rsidR="007221E1">
        <w:t>_</w:t>
      </w:r>
      <w:ins w:id="12" w:author="Funes, Aaron" w:date="2026-10-10T14:18:00Z">
        <w:r>
          <w:t>_____</w:t>
        </w:r>
      </w:ins>
    </w:p>
    <w:p w14:paraId="0277C327" w14:textId="53671532" w:rsidR="005D3E6C" w:rsidRDefault="003E64FE" w:rsidP="005D3E6C">
      <w:pPr>
        <w:rPr>
          <w:ins w:id="13" w:author="Funes, Aaron" w:date="2026-10-10T14:17:00Z"/>
        </w:rPr>
      </w:pPr>
      <w:ins w:id="14" w:author="Funes, Aaron" w:date="2026-10-10T14:21:00Z">
        <w:r>
          <w:t xml:space="preserve">Professor </w:t>
        </w:r>
      </w:ins>
      <w:ins w:id="15" w:author="Funes, Aaron" w:date="2026-10-10T14:20:00Z">
        <w:r w:rsidR="005D3E6C">
          <w:t xml:space="preserve">Aaron Nanas                </w:t>
        </w:r>
      </w:ins>
      <w:ins w:id="16" w:author="Funes, Aaron" w:date="2026-10-10T14:18:00Z">
        <w:r w:rsidR="005D3E6C">
          <w:t xml:space="preserve">                                                                          Date</w:t>
        </w:r>
      </w:ins>
      <w:ins w:id="17" w:author="Funes, Aaron" w:date="2026-10-10T14:16:00Z">
        <w:r w:rsidR="005D3E6C">
          <w:br/>
        </w:r>
      </w:ins>
    </w:p>
    <w:p w14:paraId="47865DD9" w14:textId="77777777" w:rsidR="005D3E6C" w:rsidRDefault="005D3E6C" w:rsidP="005D3E6C">
      <w:pPr>
        <w:rPr>
          <w:ins w:id="18" w:author="Funes, Aaron" w:date="2026-10-10T14:17:00Z"/>
        </w:rPr>
      </w:pPr>
    </w:p>
    <w:p w14:paraId="08CB2DE5" w14:textId="77777777" w:rsidR="005D3E6C" w:rsidRDefault="005D3E6C" w:rsidP="005D3E6C">
      <w:pPr>
        <w:rPr>
          <w:ins w:id="19" w:author="Funes, Aaron" w:date="2026-10-10T14:17:00Z"/>
        </w:rPr>
      </w:pPr>
    </w:p>
    <w:p w14:paraId="75AC6F6C" w14:textId="3B89D5EF" w:rsidR="005D3E6C" w:rsidRDefault="005D3E6C" w:rsidP="005D3E6C">
      <w:pPr>
        <w:spacing w:after="0"/>
        <w:rPr>
          <w:ins w:id="20" w:author="Funes, Aaron" w:date="2026-10-10T14:17:00Z"/>
        </w:rPr>
      </w:pPr>
      <w:ins w:id="21" w:author="Funes, Aaron" w:date="2026-10-10T14:17:00Z">
        <w:r>
          <w:t>_______________________________</w:t>
        </w:r>
      </w:ins>
      <w:ins w:id="22" w:author="Funes, Aaron" w:date="2026-10-10T14:18:00Z">
        <w:r>
          <w:t xml:space="preserve">                                                               </w:t>
        </w:r>
      </w:ins>
      <w:r w:rsidR="006B7571">
        <w:t xml:space="preserve">  </w:t>
      </w:r>
      <w:r w:rsidR="007221E1">
        <w:t>_</w:t>
      </w:r>
      <w:ins w:id="23" w:author="Funes, Aaron" w:date="2026-10-10T14:18:00Z">
        <w:r w:rsidR="007221E1">
          <w:t>_______</w:t>
        </w:r>
      </w:ins>
    </w:p>
    <w:p w14:paraId="733B7C24" w14:textId="54E8661A" w:rsidR="005D3E6C" w:rsidRDefault="005D3E6C" w:rsidP="005D3E6C">
      <w:pPr>
        <w:spacing w:after="0"/>
        <w:rPr>
          <w:ins w:id="24" w:author="Funes, Aaron" w:date="2026-10-10T14:17:00Z"/>
        </w:rPr>
      </w:pPr>
      <w:ins w:id="25" w:author="Funes, Aaron" w:date="2026-10-10T14:17:00Z">
        <w:r>
          <w:t xml:space="preserve">Dr. </w:t>
        </w:r>
      </w:ins>
      <w:ins w:id="26" w:author="Funes, Aaron" w:date="2026-10-10T14:20:00Z">
        <w:r>
          <w:t xml:space="preserve">Myung Cho            </w:t>
        </w:r>
      </w:ins>
      <w:ins w:id="27" w:author="Funes, Aaron" w:date="2026-10-10T14:19:00Z">
        <w:r>
          <w:t xml:space="preserve">                                                                                               Date</w:t>
        </w:r>
      </w:ins>
    </w:p>
    <w:p w14:paraId="5AA74C39" w14:textId="77777777" w:rsidR="005D3E6C" w:rsidRDefault="005D3E6C" w:rsidP="005D3E6C">
      <w:pPr>
        <w:rPr>
          <w:ins w:id="28" w:author="Funes, Aaron" w:date="2026-10-10T14:17:00Z"/>
        </w:rPr>
      </w:pPr>
    </w:p>
    <w:p w14:paraId="5F241A3F" w14:textId="77777777" w:rsidR="005D3E6C" w:rsidRDefault="005D3E6C" w:rsidP="005D3E6C">
      <w:pPr>
        <w:rPr>
          <w:ins w:id="29" w:author="Funes, Aaron" w:date="2026-10-10T14:17:00Z"/>
        </w:rPr>
      </w:pPr>
    </w:p>
    <w:p w14:paraId="070FC02D" w14:textId="77777777" w:rsidR="005D3E6C" w:rsidRDefault="005D3E6C" w:rsidP="005D3E6C">
      <w:pPr>
        <w:rPr>
          <w:ins w:id="30" w:author="Funes, Aaron" w:date="2026-10-10T14:17:00Z"/>
        </w:rPr>
      </w:pPr>
    </w:p>
    <w:p w14:paraId="024C374C" w14:textId="647049B7" w:rsidR="005D3E6C" w:rsidRDefault="005D3E6C" w:rsidP="005D3E6C">
      <w:pPr>
        <w:spacing w:after="0"/>
        <w:rPr>
          <w:ins w:id="31" w:author="Funes, Aaron" w:date="2026-10-10T14:17:00Z"/>
        </w:rPr>
      </w:pPr>
      <w:ins w:id="32" w:author="Funes, Aaron" w:date="2026-10-10T14:17:00Z">
        <w:r>
          <w:t>_______________________________</w:t>
        </w:r>
      </w:ins>
      <w:ins w:id="33" w:author="Funes, Aaron" w:date="2026-10-10T14:18:00Z">
        <w:r>
          <w:t xml:space="preserve">                                                           </w:t>
        </w:r>
      </w:ins>
      <w:r w:rsidR="007221E1">
        <w:tab/>
        <w:t xml:space="preserve">   </w:t>
      </w:r>
      <w:ins w:id="34" w:author="Funes, Aaron" w:date="2026-10-10T14:18:00Z">
        <w:r w:rsidR="007221E1">
          <w:t>_______</w:t>
        </w:r>
      </w:ins>
    </w:p>
    <w:p w14:paraId="1982C983" w14:textId="6231426B" w:rsidR="005D3E6C" w:rsidRDefault="005D3E6C" w:rsidP="00842A0A">
      <w:pPr>
        <w:spacing w:after="0"/>
        <w:rPr>
          <w:ins w:id="35" w:author="Funes, Aaron" w:date="2026-10-10T14:32:00Z"/>
        </w:rPr>
      </w:pPr>
      <w:ins w:id="36" w:author="Funes, Aaron" w:date="2026-10-10T14:17:00Z">
        <w:r>
          <w:t>Dr. Shahnam Mirzaei</w:t>
        </w:r>
      </w:ins>
      <w:ins w:id="37" w:author="Funes, Aaron" w:date="2026-10-10T14:19:00Z">
        <w:r>
          <w:t>,</w:t>
        </w:r>
      </w:ins>
      <w:ins w:id="38" w:author="Funes, Aaron" w:date="2026-10-10T14:20:00Z">
        <w:r>
          <w:t xml:space="preserve"> Chair </w:t>
        </w:r>
      </w:ins>
      <w:ins w:id="39" w:author="Funes, Aaron" w:date="2026-10-10T14:19:00Z">
        <w:r>
          <w:t xml:space="preserve">                                                                                Date</w:t>
        </w:r>
      </w:ins>
    </w:p>
    <w:p w14:paraId="4B4D943E" w14:textId="45417D33" w:rsidR="00842A0A" w:rsidRDefault="00842A0A">
      <w:pPr>
        <w:rPr>
          <w:ins w:id="40" w:author="Funes, Aaron" w:date="2026-10-10T14:32:00Z"/>
        </w:rPr>
      </w:pPr>
      <w:ins w:id="41" w:author="Funes, Aaron" w:date="2026-10-10T14:32:00Z">
        <w:r>
          <w:br w:type="page"/>
        </w:r>
      </w:ins>
    </w:p>
    <w:sdt>
      <w:sdtPr>
        <w:rPr>
          <w:rFonts w:asciiTheme="minorHAnsi" w:eastAsiaTheme="minorEastAsia" w:hAnsiTheme="minorHAnsi" w:cs="Times New Roman"/>
          <w:b/>
          <w:bCs/>
          <w:color w:val="auto"/>
          <w:kern w:val="0"/>
          <w:sz w:val="22"/>
          <w:szCs w:val="22"/>
        </w:rPr>
        <w:id w:val="-1979369858"/>
        <w:docPartObj>
          <w:docPartGallery w:val="Table of Contents"/>
          <w:docPartUnique/>
        </w:docPartObj>
      </w:sdtPr>
      <w:sdtEndPr>
        <w:rPr>
          <w:b w:val="0"/>
          <w:bCs w:val="0"/>
        </w:rPr>
      </w:sdtEndPr>
      <w:sdtContent>
        <w:p w14:paraId="77B224B5" w14:textId="170D6015" w:rsidR="00B30EA6" w:rsidRPr="00681329" w:rsidRDefault="007A28B5" w:rsidP="00681329">
          <w:pPr>
            <w:pStyle w:val="Heading1"/>
            <w:jc w:val="center"/>
            <w:rPr>
              <w:b/>
              <w:bCs/>
              <w:color w:val="auto"/>
            </w:rPr>
          </w:pPr>
          <w:r w:rsidRPr="00681329">
            <w:rPr>
              <w:b/>
              <w:bCs/>
              <w:color w:val="auto"/>
            </w:rPr>
            <w:t>Table of Contents</w:t>
          </w:r>
        </w:p>
        <w:p w14:paraId="08373CE0" w14:textId="41368216" w:rsidR="00B30EA6" w:rsidRPr="00B30EA6" w:rsidRDefault="00B30EA6">
          <w:pPr>
            <w:pStyle w:val="TOC1"/>
          </w:pPr>
          <w:r w:rsidRPr="002613DF">
            <w:rPr>
              <w:b/>
              <w:bCs/>
            </w:rPr>
            <w:t>Signature Page</w:t>
          </w:r>
          <w:r w:rsidRPr="00B30EA6">
            <w:ptab w:relativeTo="margin" w:alignment="right" w:leader="dot"/>
          </w:r>
          <w:r>
            <w:t>ii</w:t>
          </w:r>
        </w:p>
        <w:p w14:paraId="128B468E" w14:textId="090973F9" w:rsidR="00B30EA6" w:rsidRDefault="00681329" w:rsidP="00B30EA6">
          <w:pPr>
            <w:pStyle w:val="TOC1"/>
          </w:pPr>
          <w:r>
            <w:fldChar w:fldCharType="begin"/>
          </w:r>
          <w:r>
            <w:instrText xml:space="preserve"> REF _Ref243416515 \h </w:instrText>
          </w:r>
          <w:r>
            <w:fldChar w:fldCharType="separate"/>
          </w:r>
          <w:r w:rsidR="00E92290" w:rsidRPr="00681329">
            <w:rPr>
              <w:b/>
              <w:bCs/>
            </w:rPr>
            <w:t>List of Tables</w:t>
          </w:r>
          <w:r>
            <w:fldChar w:fldCharType="end"/>
          </w:r>
          <w:r w:rsidR="00B30EA6" w:rsidRPr="00B30EA6">
            <w:ptab w:relativeTo="margin" w:alignment="right" w:leader="dot"/>
          </w:r>
          <w:r w:rsidR="007A28B5">
            <w:t>iv</w:t>
          </w:r>
        </w:p>
        <w:p w14:paraId="0A398624" w14:textId="4DB6E89C" w:rsidR="007A28B5" w:rsidRPr="00B30EA6" w:rsidRDefault="00681329" w:rsidP="007A28B5">
          <w:pPr>
            <w:pStyle w:val="TOC1"/>
          </w:pPr>
          <w:r>
            <w:fldChar w:fldCharType="begin"/>
          </w:r>
          <w:r>
            <w:instrText xml:space="preserve"> REF _Ref243416578 \h </w:instrText>
          </w:r>
          <w:r>
            <w:fldChar w:fldCharType="separate"/>
          </w:r>
          <w:r w:rsidR="00E92290" w:rsidRPr="00681329">
            <w:rPr>
              <w:b/>
              <w:bCs/>
            </w:rPr>
            <w:t>List of Figures</w:t>
          </w:r>
          <w:r>
            <w:fldChar w:fldCharType="end"/>
          </w:r>
          <w:r w:rsidR="00B30EA6" w:rsidRPr="00B30EA6">
            <w:ptab w:relativeTo="margin" w:alignment="right" w:leader="dot"/>
          </w:r>
          <w:r w:rsidR="007A28B5">
            <w:t>v</w:t>
          </w:r>
        </w:p>
        <w:p w14:paraId="2294F238" w14:textId="399072DA" w:rsidR="007A28B5" w:rsidRPr="00B30EA6" w:rsidRDefault="00681329" w:rsidP="007A28B5">
          <w:pPr>
            <w:pStyle w:val="TOC1"/>
          </w:pPr>
          <w:r>
            <w:fldChar w:fldCharType="begin"/>
          </w:r>
          <w:r>
            <w:instrText xml:space="preserve"> REF _Ref243416590 \h </w:instrText>
          </w:r>
          <w:r>
            <w:fldChar w:fldCharType="separate"/>
          </w:r>
          <w:r w:rsidR="00E92290" w:rsidRPr="00681329">
            <w:rPr>
              <w:b/>
              <w:bCs/>
            </w:rPr>
            <w:t>Abstract</w:t>
          </w:r>
          <w:r>
            <w:fldChar w:fldCharType="end"/>
          </w:r>
          <w:r w:rsidR="007A28B5" w:rsidRPr="00B30EA6">
            <w:ptab w:relativeTo="margin" w:alignment="right" w:leader="dot"/>
          </w:r>
          <w:r w:rsidR="007A28B5">
            <w:t>vi</w:t>
          </w:r>
        </w:p>
        <w:p w14:paraId="471D0E08" w14:textId="06D87178" w:rsidR="007A28B5" w:rsidRPr="00B30EA6" w:rsidRDefault="00525710" w:rsidP="007A28B5">
          <w:pPr>
            <w:pStyle w:val="TOC1"/>
          </w:pPr>
          <w:r>
            <w:rPr>
              <w:b/>
            </w:rPr>
            <w:fldChar w:fldCharType="begin"/>
          </w:r>
          <w:r>
            <w:rPr>
              <w:b/>
            </w:rPr>
            <w:instrText xml:space="preserve"> REF _Ref243463948 \h </w:instrText>
          </w:r>
          <w:r>
            <w:rPr>
              <w:b/>
            </w:rPr>
          </w:r>
          <w:r>
            <w:rPr>
              <w:b/>
            </w:rPr>
            <w:fldChar w:fldCharType="separate"/>
          </w:r>
          <w:r w:rsidR="00E92290" w:rsidRPr="00150B85">
            <w:rPr>
              <w:b/>
              <w:bCs/>
              <w:color w:val="000000" w:themeColor="text1"/>
            </w:rPr>
            <w:t>Introduction</w:t>
          </w:r>
          <w:r>
            <w:rPr>
              <w:b/>
            </w:rPr>
            <w:fldChar w:fldCharType="end"/>
          </w:r>
          <w:r w:rsidR="007A28B5" w:rsidRPr="00B30EA6">
            <w:ptab w:relativeTo="margin" w:alignment="right" w:leader="dot"/>
          </w:r>
          <w:r w:rsidR="007A28B5">
            <w:t>1</w:t>
          </w:r>
        </w:p>
        <w:p w14:paraId="47E7EF74" w14:textId="05ACEB0E" w:rsidR="00B30EA6" w:rsidRPr="00525710" w:rsidRDefault="00525710" w:rsidP="007A28B5">
          <w:pPr>
            <w:pStyle w:val="TOC1"/>
            <w:rPr>
              <w:b/>
            </w:rPr>
          </w:pPr>
          <w:r>
            <w:rPr>
              <w:b/>
            </w:rPr>
            <w:fldChar w:fldCharType="begin"/>
          </w:r>
          <w:r>
            <w:instrText xml:space="preserve"> REF _Ref243463993 \h </w:instrText>
          </w:r>
          <w:r>
            <w:rPr>
              <w:b/>
            </w:rPr>
          </w:r>
          <w:r>
            <w:rPr>
              <w:b/>
            </w:rPr>
            <w:fldChar w:fldCharType="separate"/>
          </w:r>
          <w:r w:rsidR="00E92290" w:rsidRPr="00116751">
            <w:rPr>
              <w:b/>
              <w:bCs/>
            </w:rPr>
            <w:t>Design Impleme</w:t>
          </w:r>
          <w:r w:rsidR="00E92290" w:rsidRPr="00116751">
            <w:rPr>
              <w:b/>
              <w:bCs/>
            </w:rPr>
            <w:t>n</w:t>
          </w:r>
          <w:r w:rsidR="00E92290" w:rsidRPr="00116751">
            <w:rPr>
              <w:b/>
              <w:bCs/>
            </w:rPr>
            <w:t>tation</w:t>
          </w:r>
          <w:r>
            <w:rPr>
              <w:b/>
            </w:rPr>
            <w:fldChar w:fldCharType="end"/>
          </w:r>
          <w:r w:rsidR="00B30EA6" w:rsidRPr="00B30EA6">
            <w:ptab w:relativeTo="margin" w:alignment="right" w:leader="dot"/>
          </w:r>
          <w:r w:rsidR="00F42DB8">
            <w:t>4</w:t>
          </w:r>
        </w:p>
        <w:p w14:paraId="3714FD9B" w14:textId="77777777" w:rsidR="00E92290" w:rsidRDefault="00E92290" w:rsidP="00E92290">
          <w:pPr>
            <w:pStyle w:val="TOC1"/>
          </w:pPr>
          <w:r w:rsidRPr="00525710">
            <w:rPr>
              <w:b/>
            </w:rPr>
            <w:t>Results</w:t>
          </w:r>
          <w:r w:rsidRPr="00B30EA6">
            <w:ptab w:relativeTo="margin" w:alignment="right" w:leader="dot"/>
          </w:r>
          <w:r>
            <w:t>8</w:t>
          </w:r>
        </w:p>
        <w:p w14:paraId="358BD8FF" w14:textId="1CFEFD9D" w:rsidR="00B30EA6" w:rsidRPr="00E92290" w:rsidRDefault="00E92290" w:rsidP="00E92290">
          <w:pPr>
            <w:pStyle w:val="TOC1"/>
          </w:pPr>
          <w:r w:rsidRPr="00525710">
            <w:rPr>
              <w:b/>
            </w:rPr>
            <w:t>Re</w:t>
          </w:r>
          <w:r>
            <w:rPr>
              <w:b/>
            </w:rPr>
            <w:t>ferences</w:t>
          </w:r>
          <w:r w:rsidRPr="00B30EA6">
            <w:ptab w:relativeTo="margin" w:alignment="right" w:leader="dot"/>
          </w:r>
          <w:r w:rsidR="00F76CAC">
            <w:t>10</w:t>
          </w:r>
        </w:p>
      </w:sdtContent>
    </w:sdt>
    <w:p w14:paraId="730A620B" w14:textId="447DC4BA" w:rsidR="00B067BB" w:rsidRDefault="00B067BB"/>
    <w:p w14:paraId="6D36F16D" w14:textId="77777777" w:rsidR="007A28B5" w:rsidRDefault="00B067BB">
      <w:r>
        <w:br w:type="page"/>
      </w:r>
    </w:p>
    <w:p w14:paraId="5C83798E" w14:textId="47547394" w:rsidR="007A28B5" w:rsidRPr="00681329" w:rsidRDefault="007A28B5" w:rsidP="00681329">
      <w:pPr>
        <w:pStyle w:val="Heading1"/>
        <w:jc w:val="center"/>
        <w:rPr>
          <w:b/>
          <w:bCs/>
          <w:color w:val="auto"/>
        </w:rPr>
      </w:pPr>
      <w:bookmarkStart w:id="42" w:name="_Ref243416515"/>
      <w:r w:rsidRPr="00681329">
        <w:rPr>
          <w:b/>
          <w:bCs/>
          <w:color w:val="auto"/>
        </w:rPr>
        <w:lastRenderedPageBreak/>
        <w:t>List of Tables</w:t>
      </w:r>
      <w:bookmarkEnd w:id="42"/>
    </w:p>
    <w:p w14:paraId="002C84F1" w14:textId="769E0F4F" w:rsidR="00E92290" w:rsidRDefault="0065510A">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44119055" w:history="1">
        <w:r w:rsidR="00E92290" w:rsidRPr="00355E21">
          <w:rPr>
            <w:rStyle w:val="Hyperlink"/>
            <w:b/>
            <w:noProof/>
          </w:rPr>
          <w:t>Table 1 : Bit Range Definition</w:t>
        </w:r>
        <w:r w:rsidR="00E92290">
          <w:rPr>
            <w:noProof/>
            <w:webHidden/>
          </w:rPr>
          <w:tab/>
        </w:r>
        <w:r w:rsidR="00E92290">
          <w:rPr>
            <w:noProof/>
            <w:webHidden/>
          </w:rPr>
          <w:fldChar w:fldCharType="begin"/>
        </w:r>
        <w:r w:rsidR="00E92290">
          <w:rPr>
            <w:noProof/>
            <w:webHidden/>
          </w:rPr>
          <w:instrText xml:space="preserve"> PAGEREF _Toc244119055 \h </w:instrText>
        </w:r>
        <w:r w:rsidR="00E92290">
          <w:rPr>
            <w:noProof/>
            <w:webHidden/>
          </w:rPr>
        </w:r>
        <w:r w:rsidR="00E92290">
          <w:rPr>
            <w:noProof/>
            <w:webHidden/>
          </w:rPr>
          <w:fldChar w:fldCharType="separate"/>
        </w:r>
        <w:r w:rsidR="00E92290">
          <w:rPr>
            <w:noProof/>
            <w:webHidden/>
          </w:rPr>
          <w:t>5</w:t>
        </w:r>
        <w:r w:rsidR="00E92290">
          <w:rPr>
            <w:noProof/>
            <w:webHidden/>
          </w:rPr>
          <w:fldChar w:fldCharType="end"/>
        </w:r>
      </w:hyperlink>
    </w:p>
    <w:p w14:paraId="69CD3A54" w14:textId="46F4D117" w:rsidR="007A28B5" w:rsidRDefault="0065510A">
      <w:r>
        <w:rPr>
          <w:b/>
          <w:bCs/>
          <w:noProof/>
        </w:rPr>
        <w:fldChar w:fldCharType="end"/>
      </w:r>
      <w:r w:rsidR="007A28B5">
        <w:br w:type="page"/>
      </w:r>
    </w:p>
    <w:p w14:paraId="2C7F6CAA" w14:textId="3D493778" w:rsidR="007A28B5" w:rsidRPr="00681329" w:rsidRDefault="007A28B5" w:rsidP="00681329">
      <w:pPr>
        <w:pStyle w:val="Heading1"/>
        <w:jc w:val="center"/>
        <w:rPr>
          <w:b/>
          <w:bCs/>
          <w:color w:val="auto"/>
        </w:rPr>
      </w:pPr>
      <w:bookmarkStart w:id="43" w:name="_Ref243416578"/>
      <w:r w:rsidRPr="00681329">
        <w:rPr>
          <w:b/>
          <w:bCs/>
          <w:color w:val="auto"/>
        </w:rPr>
        <w:lastRenderedPageBreak/>
        <w:t>List of Figures</w:t>
      </w:r>
      <w:bookmarkEnd w:id="43"/>
    </w:p>
    <w:p w14:paraId="6BCB8F36" w14:textId="1D837668" w:rsidR="00E92290" w:rsidRDefault="007A28B5">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44119056" w:history="1">
        <w:r w:rsidR="00E92290" w:rsidRPr="003C6C94">
          <w:rPr>
            <w:rStyle w:val="Hyperlink"/>
            <w:b/>
            <w:noProof/>
          </w:rPr>
          <w:t>Figure 1 : Original Image</w:t>
        </w:r>
        <w:r w:rsidR="00E92290">
          <w:rPr>
            <w:noProof/>
            <w:webHidden/>
          </w:rPr>
          <w:tab/>
        </w:r>
        <w:r w:rsidR="00E92290">
          <w:rPr>
            <w:noProof/>
            <w:webHidden/>
          </w:rPr>
          <w:fldChar w:fldCharType="begin"/>
        </w:r>
        <w:r w:rsidR="00E92290">
          <w:rPr>
            <w:noProof/>
            <w:webHidden/>
          </w:rPr>
          <w:instrText xml:space="preserve"> PAGEREF _Toc244119056 \h </w:instrText>
        </w:r>
        <w:r w:rsidR="00E92290">
          <w:rPr>
            <w:noProof/>
            <w:webHidden/>
          </w:rPr>
        </w:r>
        <w:r w:rsidR="00E92290">
          <w:rPr>
            <w:noProof/>
            <w:webHidden/>
          </w:rPr>
          <w:fldChar w:fldCharType="separate"/>
        </w:r>
        <w:r w:rsidR="00E92290">
          <w:rPr>
            <w:noProof/>
            <w:webHidden/>
          </w:rPr>
          <w:t>1</w:t>
        </w:r>
        <w:r w:rsidR="00E92290">
          <w:rPr>
            <w:noProof/>
            <w:webHidden/>
          </w:rPr>
          <w:fldChar w:fldCharType="end"/>
        </w:r>
      </w:hyperlink>
    </w:p>
    <w:p w14:paraId="7B41ED4B" w14:textId="6D1B4E8A" w:rsidR="00E92290" w:rsidRDefault="00E92290">
      <w:pPr>
        <w:pStyle w:val="TableofFigures"/>
        <w:tabs>
          <w:tab w:val="right" w:leader="dot" w:pos="9350"/>
        </w:tabs>
        <w:rPr>
          <w:rFonts w:eastAsiaTheme="minorEastAsia"/>
          <w:noProof/>
        </w:rPr>
      </w:pPr>
      <w:hyperlink w:anchor="_Toc244119057" w:history="1">
        <w:r w:rsidRPr="003C6C94">
          <w:rPr>
            <w:rStyle w:val="Hyperlink"/>
            <w:b/>
            <w:noProof/>
          </w:rPr>
          <w:t>Figure 2 : Post-processed image with edge detection applied</w:t>
        </w:r>
        <w:r>
          <w:rPr>
            <w:noProof/>
            <w:webHidden/>
          </w:rPr>
          <w:tab/>
        </w:r>
        <w:r>
          <w:rPr>
            <w:noProof/>
            <w:webHidden/>
          </w:rPr>
          <w:fldChar w:fldCharType="begin"/>
        </w:r>
        <w:r>
          <w:rPr>
            <w:noProof/>
            <w:webHidden/>
          </w:rPr>
          <w:instrText xml:space="preserve"> PAGEREF _Toc244119057 \h </w:instrText>
        </w:r>
        <w:r>
          <w:rPr>
            <w:noProof/>
            <w:webHidden/>
          </w:rPr>
        </w:r>
        <w:r>
          <w:rPr>
            <w:noProof/>
            <w:webHidden/>
          </w:rPr>
          <w:fldChar w:fldCharType="separate"/>
        </w:r>
        <w:r>
          <w:rPr>
            <w:noProof/>
            <w:webHidden/>
          </w:rPr>
          <w:t>1</w:t>
        </w:r>
        <w:r>
          <w:rPr>
            <w:noProof/>
            <w:webHidden/>
          </w:rPr>
          <w:fldChar w:fldCharType="end"/>
        </w:r>
      </w:hyperlink>
    </w:p>
    <w:p w14:paraId="2B395EFE" w14:textId="7AE56C59" w:rsidR="00E92290" w:rsidRDefault="00E92290">
      <w:pPr>
        <w:pStyle w:val="TableofFigures"/>
        <w:tabs>
          <w:tab w:val="right" w:leader="dot" w:pos="9350"/>
        </w:tabs>
        <w:rPr>
          <w:rFonts w:eastAsiaTheme="minorEastAsia"/>
          <w:noProof/>
        </w:rPr>
      </w:pPr>
      <w:hyperlink w:anchor="_Toc244119058" w:history="1">
        <w:r w:rsidRPr="003C6C94">
          <w:rPr>
            <w:rStyle w:val="Hyperlink"/>
            <w:b/>
            <w:noProof/>
          </w:rPr>
          <w:t>Figure 3: X and Y Filter</w:t>
        </w:r>
        <w:r>
          <w:rPr>
            <w:noProof/>
            <w:webHidden/>
          </w:rPr>
          <w:tab/>
        </w:r>
        <w:r>
          <w:rPr>
            <w:noProof/>
            <w:webHidden/>
          </w:rPr>
          <w:fldChar w:fldCharType="begin"/>
        </w:r>
        <w:r>
          <w:rPr>
            <w:noProof/>
            <w:webHidden/>
          </w:rPr>
          <w:instrText xml:space="preserve"> PAGEREF _Toc244119058 \h </w:instrText>
        </w:r>
        <w:r>
          <w:rPr>
            <w:noProof/>
            <w:webHidden/>
          </w:rPr>
        </w:r>
        <w:r>
          <w:rPr>
            <w:noProof/>
            <w:webHidden/>
          </w:rPr>
          <w:fldChar w:fldCharType="separate"/>
        </w:r>
        <w:r>
          <w:rPr>
            <w:noProof/>
            <w:webHidden/>
          </w:rPr>
          <w:t>2</w:t>
        </w:r>
        <w:r>
          <w:rPr>
            <w:noProof/>
            <w:webHidden/>
          </w:rPr>
          <w:fldChar w:fldCharType="end"/>
        </w:r>
      </w:hyperlink>
    </w:p>
    <w:p w14:paraId="52FDFCC8" w14:textId="4F1DC5E6" w:rsidR="00E92290" w:rsidRDefault="00E92290">
      <w:pPr>
        <w:pStyle w:val="TableofFigures"/>
        <w:tabs>
          <w:tab w:val="right" w:leader="dot" w:pos="9350"/>
        </w:tabs>
        <w:rPr>
          <w:rFonts w:eastAsiaTheme="minorEastAsia"/>
          <w:noProof/>
        </w:rPr>
      </w:pPr>
      <w:hyperlink w:anchor="_Toc244119059" w:history="1">
        <w:r w:rsidRPr="003C6C94">
          <w:rPr>
            <w:rStyle w:val="Hyperlink"/>
            <w:b/>
            <w:noProof/>
          </w:rPr>
          <w:t>Figure 4 : Filter Operation</w:t>
        </w:r>
        <w:r>
          <w:rPr>
            <w:noProof/>
            <w:webHidden/>
          </w:rPr>
          <w:tab/>
        </w:r>
        <w:r>
          <w:rPr>
            <w:noProof/>
            <w:webHidden/>
          </w:rPr>
          <w:fldChar w:fldCharType="begin"/>
        </w:r>
        <w:r>
          <w:rPr>
            <w:noProof/>
            <w:webHidden/>
          </w:rPr>
          <w:instrText xml:space="preserve"> PAGEREF _Toc244119059 \h </w:instrText>
        </w:r>
        <w:r>
          <w:rPr>
            <w:noProof/>
            <w:webHidden/>
          </w:rPr>
        </w:r>
        <w:r>
          <w:rPr>
            <w:noProof/>
            <w:webHidden/>
          </w:rPr>
          <w:fldChar w:fldCharType="separate"/>
        </w:r>
        <w:r>
          <w:rPr>
            <w:noProof/>
            <w:webHidden/>
          </w:rPr>
          <w:t>2</w:t>
        </w:r>
        <w:r>
          <w:rPr>
            <w:noProof/>
            <w:webHidden/>
          </w:rPr>
          <w:fldChar w:fldCharType="end"/>
        </w:r>
      </w:hyperlink>
    </w:p>
    <w:p w14:paraId="74D75B92" w14:textId="154E2C6D" w:rsidR="00E92290" w:rsidRDefault="00E92290">
      <w:pPr>
        <w:pStyle w:val="TableofFigures"/>
        <w:tabs>
          <w:tab w:val="right" w:leader="dot" w:pos="9350"/>
        </w:tabs>
        <w:rPr>
          <w:rFonts w:eastAsiaTheme="minorEastAsia"/>
          <w:noProof/>
        </w:rPr>
      </w:pPr>
      <w:hyperlink w:anchor="_Toc244119060" w:history="1">
        <w:r w:rsidRPr="003C6C94">
          <w:rPr>
            <w:rStyle w:val="Hyperlink"/>
            <w:b/>
            <w:noProof/>
          </w:rPr>
          <w:t>Figure 5: Zybo Block Diagram</w:t>
        </w:r>
        <w:r w:rsidRPr="003C6C94">
          <w:rPr>
            <w:rStyle w:val="Hyperlink"/>
            <w:b/>
            <w:noProof/>
            <w:vertAlign w:val="superscript"/>
          </w:rPr>
          <w:t>1</w:t>
        </w:r>
        <w:r>
          <w:rPr>
            <w:noProof/>
            <w:webHidden/>
          </w:rPr>
          <w:tab/>
        </w:r>
        <w:r>
          <w:rPr>
            <w:noProof/>
            <w:webHidden/>
          </w:rPr>
          <w:fldChar w:fldCharType="begin"/>
        </w:r>
        <w:r>
          <w:rPr>
            <w:noProof/>
            <w:webHidden/>
          </w:rPr>
          <w:instrText xml:space="preserve"> PAGEREF _Toc244119060 \h </w:instrText>
        </w:r>
        <w:r>
          <w:rPr>
            <w:noProof/>
            <w:webHidden/>
          </w:rPr>
        </w:r>
        <w:r>
          <w:rPr>
            <w:noProof/>
            <w:webHidden/>
          </w:rPr>
          <w:fldChar w:fldCharType="separate"/>
        </w:r>
        <w:r>
          <w:rPr>
            <w:noProof/>
            <w:webHidden/>
          </w:rPr>
          <w:t>3</w:t>
        </w:r>
        <w:r>
          <w:rPr>
            <w:noProof/>
            <w:webHidden/>
          </w:rPr>
          <w:fldChar w:fldCharType="end"/>
        </w:r>
      </w:hyperlink>
    </w:p>
    <w:p w14:paraId="04E0E4DB" w14:textId="0AF9429E" w:rsidR="00E92290" w:rsidRDefault="00E92290">
      <w:pPr>
        <w:pStyle w:val="TableofFigures"/>
        <w:tabs>
          <w:tab w:val="right" w:leader="dot" w:pos="9350"/>
        </w:tabs>
        <w:rPr>
          <w:rFonts w:eastAsiaTheme="minorEastAsia"/>
          <w:noProof/>
        </w:rPr>
      </w:pPr>
      <w:hyperlink w:anchor="_Toc244119061" w:history="1">
        <w:r w:rsidRPr="003C6C94">
          <w:rPr>
            <w:rStyle w:val="Hyperlink"/>
            <w:b/>
            <w:noProof/>
          </w:rPr>
          <w:t>Figure 6 : Grey Scale Range</w:t>
        </w:r>
        <w:r>
          <w:rPr>
            <w:noProof/>
            <w:webHidden/>
          </w:rPr>
          <w:tab/>
        </w:r>
        <w:r>
          <w:rPr>
            <w:noProof/>
            <w:webHidden/>
          </w:rPr>
          <w:fldChar w:fldCharType="begin"/>
        </w:r>
        <w:r>
          <w:rPr>
            <w:noProof/>
            <w:webHidden/>
          </w:rPr>
          <w:instrText xml:space="preserve"> PAGEREF _Toc244119061 \h </w:instrText>
        </w:r>
        <w:r>
          <w:rPr>
            <w:noProof/>
            <w:webHidden/>
          </w:rPr>
        </w:r>
        <w:r>
          <w:rPr>
            <w:noProof/>
            <w:webHidden/>
          </w:rPr>
          <w:fldChar w:fldCharType="separate"/>
        </w:r>
        <w:r>
          <w:rPr>
            <w:noProof/>
            <w:webHidden/>
          </w:rPr>
          <w:t>3</w:t>
        </w:r>
        <w:r>
          <w:rPr>
            <w:noProof/>
            <w:webHidden/>
          </w:rPr>
          <w:fldChar w:fldCharType="end"/>
        </w:r>
      </w:hyperlink>
    </w:p>
    <w:p w14:paraId="42B85FEE" w14:textId="408F83FA" w:rsidR="00E92290" w:rsidRDefault="00E92290">
      <w:pPr>
        <w:pStyle w:val="TableofFigures"/>
        <w:tabs>
          <w:tab w:val="right" w:leader="dot" w:pos="9350"/>
        </w:tabs>
        <w:rPr>
          <w:rFonts w:eastAsiaTheme="minorEastAsia"/>
          <w:noProof/>
        </w:rPr>
      </w:pPr>
      <w:hyperlink w:anchor="_Toc244119062" w:history="1">
        <w:r w:rsidRPr="003C6C94">
          <w:rPr>
            <w:rStyle w:val="Hyperlink"/>
            <w:b/>
            <w:noProof/>
          </w:rPr>
          <w:t>Figure 7: Sobel Filter Block Design</w:t>
        </w:r>
        <w:r>
          <w:rPr>
            <w:noProof/>
            <w:webHidden/>
          </w:rPr>
          <w:tab/>
        </w:r>
        <w:r>
          <w:rPr>
            <w:noProof/>
            <w:webHidden/>
          </w:rPr>
          <w:fldChar w:fldCharType="begin"/>
        </w:r>
        <w:r>
          <w:rPr>
            <w:noProof/>
            <w:webHidden/>
          </w:rPr>
          <w:instrText xml:space="preserve"> PAGEREF _Toc244119062 \h </w:instrText>
        </w:r>
        <w:r>
          <w:rPr>
            <w:noProof/>
            <w:webHidden/>
          </w:rPr>
        </w:r>
        <w:r>
          <w:rPr>
            <w:noProof/>
            <w:webHidden/>
          </w:rPr>
          <w:fldChar w:fldCharType="separate"/>
        </w:r>
        <w:r>
          <w:rPr>
            <w:noProof/>
            <w:webHidden/>
          </w:rPr>
          <w:t>4</w:t>
        </w:r>
        <w:r>
          <w:rPr>
            <w:noProof/>
            <w:webHidden/>
          </w:rPr>
          <w:fldChar w:fldCharType="end"/>
        </w:r>
      </w:hyperlink>
    </w:p>
    <w:p w14:paraId="3644F40B" w14:textId="54985CBD" w:rsidR="00E92290" w:rsidRDefault="00E92290">
      <w:pPr>
        <w:pStyle w:val="TableofFigures"/>
        <w:tabs>
          <w:tab w:val="right" w:leader="dot" w:pos="9350"/>
        </w:tabs>
        <w:rPr>
          <w:rFonts w:eastAsiaTheme="minorEastAsia"/>
          <w:noProof/>
        </w:rPr>
      </w:pPr>
      <w:hyperlink w:anchor="_Toc244119063" w:history="1">
        <w:r w:rsidRPr="003C6C94">
          <w:rPr>
            <w:rStyle w:val="Hyperlink"/>
            <w:b/>
            <w:bCs/>
            <w:noProof/>
          </w:rPr>
          <w:t>Figure 8: Sobel Filter State Diagram</w:t>
        </w:r>
        <w:r>
          <w:rPr>
            <w:noProof/>
            <w:webHidden/>
          </w:rPr>
          <w:tab/>
        </w:r>
        <w:r>
          <w:rPr>
            <w:noProof/>
            <w:webHidden/>
          </w:rPr>
          <w:fldChar w:fldCharType="begin"/>
        </w:r>
        <w:r>
          <w:rPr>
            <w:noProof/>
            <w:webHidden/>
          </w:rPr>
          <w:instrText xml:space="preserve"> PAGEREF _Toc244119063 \h </w:instrText>
        </w:r>
        <w:r>
          <w:rPr>
            <w:noProof/>
            <w:webHidden/>
          </w:rPr>
        </w:r>
        <w:r>
          <w:rPr>
            <w:noProof/>
            <w:webHidden/>
          </w:rPr>
          <w:fldChar w:fldCharType="separate"/>
        </w:r>
        <w:r>
          <w:rPr>
            <w:noProof/>
            <w:webHidden/>
          </w:rPr>
          <w:t>4</w:t>
        </w:r>
        <w:r>
          <w:rPr>
            <w:noProof/>
            <w:webHidden/>
          </w:rPr>
          <w:fldChar w:fldCharType="end"/>
        </w:r>
      </w:hyperlink>
    </w:p>
    <w:p w14:paraId="0E5327E2" w14:textId="24201608" w:rsidR="00E92290" w:rsidRDefault="00E92290">
      <w:pPr>
        <w:pStyle w:val="TableofFigures"/>
        <w:tabs>
          <w:tab w:val="right" w:leader="dot" w:pos="9350"/>
        </w:tabs>
        <w:rPr>
          <w:rFonts w:eastAsiaTheme="minorEastAsia"/>
          <w:noProof/>
        </w:rPr>
      </w:pPr>
      <w:hyperlink w:anchor="_Toc244119064" w:history="1">
        <w:r w:rsidRPr="003C6C94">
          <w:rPr>
            <w:rStyle w:val="Hyperlink"/>
            <w:b/>
            <w:bCs/>
            <w:noProof/>
          </w:rPr>
          <w:t>Figure 9: Sobel X &amp; Y State Machine Diagram</w:t>
        </w:r>
        <w:r>
          <w:rPr>
            <w:noProof/>
            <w:webHidden/>
          </w:rPr>
          <w:tab/>
        </w:r>
        <w:r>
          <w:rPr>
            <w:noProof/>
            <w:webHidden/>
          </w:rPr>
          <w:fldChar w:fldCharType="begin"/>
        </w:r>
        <w:r>
          <w:rPr>
            <w:noProof/>
            <w:webHidden/>
          </w:rPr>
          <w:instrText xml:space="preserve"> PAGEREF _Toc244119064 \h </w:instrText>
        </w:r>
        <w:r>
          <w:rPr>
            <w:noProof/>
            <w:webHidden/>
          </w:rPr>
        </w:r>
        <w:r>
          <w:rPr>
            <w:noProof/>
            <w:webHidden/>
          </w:rPr>
          <w:fldChar w:fldCharType="separate"/>
        </w:r>
        <w:r>
          <w:rPr>
            <w:noProof/>
            <w:webHidden/>
          </w:rPr>
          <w:t>5</w:t>
        </w:r>
        <w:r>
          <w:rPr>
            <w:noProof/>
            <w:webHidden/>
          </w:rPr>
          <w:fldChar w:fldCharType="end"/>
        </w:r>
      </w:hyperlink>
    </w:p>
    <w:p w14:paraId="272DD36F" w14:textId="7A5EAB5E" w:rsidR="00E92290" w:rsidRDefault="00E92290">
      <w:pPr>
        <w:pStyle w:val="TableofFigures"/>
        <w:tabs>
          <w:tab w:val="right" w:leader="dot" w:pos="9350"/>
        </w:tabs>
        <w:rPr>
          <w:rFonts w:eastAsiaTheme="minorEastAsia"/>
          <w:noProof/>
        </w:rPr>
      </w:pPr>
      <w:hyperlink w:anchor="_Toc244119065" w:history="1">
        <w:r w:rsidRPr="003C6C94">
          <w:rPr>
            <w:rStyle w:val="Hyperlink"/>
            <w:b/>
            <w:bCs/>
            <w:noProof/>
          </w:rPr>
          <w:t>Figure 10 : Overflow Logic</w:t>
        </w:r>
        <w:r>
          <w:rPr>
            <w:noProof/>
            <w:webHidden/>
          </w:rPr>
          <w:tab/>
        </w:r>
        <w:r>
          <w:rPr>
            <w:noProof/>
            <w:webHidden/>
          </w:rPr>
          <w:fldChar w:fldCharType="begin"/>
        </w:r>
        <w:r>
          <w:rPr>
            <w:noProof/>
            <w:webHidden/>
          </w:rPr>
          <w:instrText xml:space="preserve"> PAGEREF _Toc244119065 \h </w:instrText>
        </w:r>
        <w:r>
          <w:rPr>
            <w:noProof/>
            <w:webHidden/>
          </w:rPr>
        </w:r>
        <w:r>
          <w:rPr>
            <w:noProof/>
            <w:webHidden/>
          </w:rPr>
          <w:fldChar w:fldCharType="separate"/>
        </w:r>
        <w:r>
          <w:rPr>
            <w:noProof/>
            <w:webHidden/>
          </w:rPr>
          <w:t>6</w:t>
        </w:r>
        <w:r>
          <w:rPr>
            <w:noProof/>
            <w:webHidden/>
          </w:rPr>
          <w:fldChar w:fldCharType="end"/>
        </w:r>
      </w:hyperlink>
    </w:p>
    <w:p w14:paraId="241503FF" w14:textId="07DC8308" w:rsidR="00E92290" w:rsidRDefault="00E92290">
      <w:pPr>
        <w:pStyle w:val="TableofFigures"/>
        <w:tabs>
          <w:tab w:val="right" w:leader="dot" w:pos="9350"/>
        </w:tabs>
        <w:rPr>
          <w:rFonts w:eastAsiaTheme="minorEastAsia"/>
          <w:noProof/>
        </w:rPr>
      </w:pPr>
      <w:hyperlink w:anchor="_Toc244119066" w:history="1">
        <w:r w:rsidRPr="003C6C94">
          <w:rPr>
            <w:rStyle w:val="Hyperlink"/>
            <w:b/>
            <w:bCs/>
            <w:noProof/>
          </w:rPr>
          <w:t>Figure 11: Convoluted Saturation and Overflow</w:t>
        </w:r>
        <w:r>
          <w:rPr>
            <w:noProof/>
            <w:webHidden/>
          </w:rPr>
          <w:tab/>
        </w:r>
        <w:r>
          <w:rPr>
            <w:noProof/>
            <w:webHidden/>
          </w:rPr>
          <w:fldChar w:fldCharType="begin"/>
        </w:r>
        <w:r>
          <w:rPr>
            <w:noProof/>
            <w:webHidden/>
          </w:rPr>
          <w:instrText xml:space="preserve"> PAGEREF _Toc244119066 \h </w:instrText>
        </w:r>
        <w:r>
          <w:rPr>
            <w:noProof/>
            <w:webHidden/>
          </w:rPr>
        </w:r>
        <w:r>
          <w:rPr>
            <w:noProof/>
            <w:webHidden/>
          </w:rPr>
          <w:fldChar w:fldCharType="separate"/>
        </w:r>
        <w:r>
          <w:rPr>
            <w:noProof/>
            <w:webHidden/>
          </w:rPr>
          <w:t>6</w:t>
        </w:r>
        <w:r>
          <w:rPr>
            <w:noProof/>
            <w:webHidden/>
          </w:rPr>
          <w:fldChar w:fldCharType="end"/>
        </w:r>
      </w:hyperlink>
    </w:p>
    <w:p w14:paraId="554709BA" w14:textId="345413B7" w:rsidR="00E92290" w:rsidRDefault="00E92290">
      <w:pPr>
        <w:pStyle w:val="TableofFigures"/>
        <w:tabs>
          <w:tab w:val="right" w:leader="dot" w:pos="9350"/>
        </w:tabs>
        <w:rPr>
          <w:rFonts w:eastAsiaTheme="minorEastAsia"/>
          <w:noProof/>
        </w:rPr>
      </w:pPr>
      <w:hyperlink w:anchor="_Toc244119067" w:history="1">
        <w:r w:rsidRPr="003C6C94">
          <w:rPr>
            <w:rStyle w:val="Hyperlink"/>
            <w:b/>
            <w:bCs/>
            <w:noProof/>
          </w:rPr>
          <w:t>Figure 12 : Sobel Block Diagram</w:t>
        </w:r>
        <w:r>
          <w:rPr>
            <w:noProof/>
            <w:webHidden/>
          </w:rPr>
          <w:tab/>
        </w:r>
        <w:r>
          <w:rPr>
            <w:noProof/>
            <w:webHidden/>
          </w:rPr>
          <w:fldChar w:fldCharType="begin"/>
        </w:r>
        <w:r>
          <w:rPr>
            <w:noProof/>
            <w:webHidden/>
          </w:rPr>
          <w:instrText xml:space="preserve"> PAGEREF _Toc244119067 \h </w:instrText>
        </w:r>
        <w:r>
          <w:rPr>
            <w:noProof/>
            <w:webHidden/>
          </w:rPr>
        </w:r>
        <w:r>
          <w:rPr>
            <w:noProof/>
            <w:webHidden/>
          </w:rPr>
          <w:fldChar w:fldCharType="separate"/>
        </w:r>
        <w:r>
          <w:rPr>
            <w:noProof/>
            <w:webHidden/>
          </w:rPr>
          <w:t>7</w:t>
        </w:r>
        <w:r>
          <w:rPr>
            <w:noProof/>
            <w:webHidden/>
          </w:rPr>
          <w:fldChar w:fldCharType="end"/>
        </w:r>
      </w:hyperlink>
    </w:p>
    <w:p w14:paraId="214D1856" w14:textId="472E5FB6" w:rsidR="00E92290" w:rsidRDefault="00E92290">
      <w:pPr>
        <w:pStyle w:val="TableofFigures"/>
        <w:tabs>
          <w:tab w:val="right" w:leader="dot" w:pos="9350"/>
        </w:tabs>
        <w:rPr>
          <w:rFonts w:eastAsiaTheme="minorEastAsia"/>
          <w:noProof/>
        </w:rPr>
      </w:pPr>
      <w:hyperlink w:anchor="_Toc244119068" w:history="1">
        <w:r w:rsidRPr="003C6C94">
          <w:rPr>
            <w:rStyle w:val="Hyperlink"/>
            <w:b/>
            <w:noProof/>
          </w:rPr>
          <w:t>Figure 13 : Golden Model</w:t>
        </w:r>
        <w:r>
          <w:rPr>
            <w:noProof/>
            <w:webHidden/>
          </w:rPr>
          <w:tab/>
        </w:r>
        <w:r>
          <w:rPr>
            <w:noProof/>
            <w:webHidden/>
          </w:rPr>
          <w:fldChar w:fldCharType="begin"/>
        </w:r>
        <w:r>
          <w:rPr>
            <w:noProof/>
            <w:webHidden/>
          </w:rPr>
          <w:instrText xml:space="preserve"> PAGEREF _Toc244119068 \h </w:instrText>
        </w:r>
        <w:r>
          <w:rPr>
            <w:noProof/>
            <w:webHidden/>
          </w:rPr>
        </w:r>
        <w:r>
          <w:rPr>
            <w:noProof/>
            <w:webHidden/>
          </w:rPr>
          <w:fldChar w:fldCharType="separate"/>
        </w:r>
        <w:r>
          <w:rPr>
            <w:noProof/>
            <w:webHidden/>
          </w:rPr>
          <w:t>8</w:t>
        </w:r>
        <w:r>
          <w:rPr>
            <w:noProof/>
            <w:webHidden/>
          </w:rPr>
          <w:fldChar w:fldCharType="end"/>
        </w:r>
      </w:hyperlink>
    </w:p>
    <w:p w14:paraId="25AB6712" w14:textId="6FD5EC8F" w:rsidR="00E92290" w:rsidRDefault="00E92290">
      <w:pPr>
        <w:pStyle w:val="TableofFigures"/>
        <w:tabs>
          <w:tab w:val="right" w:leader="dot" w:pos="9350"/>
        </w:tabs>
        <w:rPr>
          <w:rFonts w:eastAsiaTheme="minorEastAsia"/>
          <w:noProof/>
        </w:rPr>
      </w:pPr>
      <w:hyperlink w:anchor="_Toc244119069" w:history="1">
        <w:r w:rsidRPr="003C6C94">
          <w:rPr>
            <w:rStyle w:val="Hyperlink"/>
            <w:b/>
            <w:noProof/>
          </w:rPr>
          <w:t>Figure 14 : Max Pixel Value check</w:t>
        </w:r>
        <w:r>
          <w:rPr>
            <w:noProof/>
            <w:webHidden/>
          </w:rPr>
          <w:tab/>
        </w:r>
        <w:r>
          <w:rPr>
            <w:noProof/>
            <w:webHidden/>
          </w:rPr>
          <w:fldChar w:fldCharType="begin"/>
        </w:r>
        <w:r>
          <w:rPr>
            <w:noProof/>
            <w:webHidden/>
          </w:rPr>
          <w:instrText xml:space="preserve"> PAGEREF _Toc244119069 \h </w:instrText>
        </w:r>
        <w:r>
          <w:rPr>
            <w:noProof/>
            <w:webHidden/>
          </w:rPr>
        </w:r>
        <w:r>
          <w:rPr>
            <w:noProof/>
            <w:webHidden/>
          </w:rPr>
          <w:fldChar w:fldCharType="separate"/>
        </w:r>
        <w:r>
          <w:rPr>
            <w:noProof/>
            <w:webHidden/>
          </w:rPr>
          <w:t>8</w:t>
        </w:r>
        <w:r>
          <w:rPr>
            <w:noProof/>
            <w:webHidden/>
          </w:rPr>
          <w:fldChar w:fldCharType="end"/>
        </w:r>
      </w:hyperlink>
    </w:p>
    <w:p w14:paraId="3B9DF07C" w14:textId="62EA650E" w:rsidR="00E92290" w:rsidRDefault="00E92290">
      <w:pPr>
        <w:pStyle w:val="TableofFigures"/>
        <w:tabs>
          <w:tab w:val="right" w:leader="dot" w:pos="9350"/>
        </w:tabs>
        <w:rPr>
          <w:rFonts w:eastAsiaTheme="minorEastAsia"/>
          <w:noProof/>
        </w:rPr>
      </w:pPr>
      <w:hyperlink w:anchor="_Toc244119070" w:history="1">
        <w:r w:rsidRPr="003C6C94">
          <w:rPr>
            <w:rStyle w:val="Hyperlink"/>
            <w:b/>
            <w:noProof/>
          </w:rPr>
          <w:t>Figure 15 : Simulation Results</w:t>
        </w:r>
        <w:r>
          <w:rPr>
            <w:noProof/>
            <w:webHidden/>
          </w:rPr>
          <w:tab/>
        </w:r>
        <w:r>
          <w:rPr>
            <w:noProof/>
            <w:webHidden/>
          </w:rPr>
          <w:fldChar w:fldCharType="begin"/>
        </w:r>
        <w:r>
          <w:rPr>
            <w:noProof/>
            <w:webHidden/>
          </w:rPr>
          <w:instrText xml:space="preserve"> PAGEREF _Toc244119070 \h </w:instrText>
        </w:r>
        <w:r>
          <w:rPr>
            <w:noProof/>
            <w:webHidden/>
          </w:rPr>
        </w:r>
        <w:r>
          <w:rPr>
            <w:noProof/>
            <w:webHidden/>
          </w:rPr>
          <w:fldChar w:fldCharType="separate"/>
        </w:r>
        <w:r>
          <w:rPr>
            <w:noProof/>
            <w:webHidden/>
          </w:rPr>
          <w:t>8</w:t>
        </w:r>
        <w:r>
          <w:rPr>
            <w:noProof/>
            <w:webHidden/>
          </w:rPr>
          <w:fldChar w:fldCharType="end"/>
        </w:r>
      </w:hyperlink>
    </w:p>
    <w:p w14:paraId="351FA1CF" w14:textId="3E884EB2" w:rsidR="00E92290" w:rsidRDefault="00E92290">
      <w:pPr>
        <w:pStyle w:val="TableofFigures"/>
        <w:tabs>
          <w:tab w:val="right" w:leader="dot" w:pos="9350"/>
        </w:tabs>
        <w:rPr>
          <w:rFonts w:eastAsiaTheme="minorEastAsia"/>
          <w:noProof/>
        </w:rPr>
      </w:pPr>
      <w:hyperlink w:anchor="_Toc244119071" w:history="1">
        <w:r w:rsidRPr="003C6C94">
          <w:rPr>
            <w:rStyle w:val="Hyperlink"/>
            <w:b/>
            <w:bCs/>
            <w:noProof/>
          </w:rPr>
          <w:t>Figure 16 : Test Log Output</w:t>
        </w:r>
        <w:r>
          <w:rPr>
            <w:noProof/>
            <w:webHidden/>
          </w:rPr>
          <w:tab/>
        </w:r>
        <w:r>
          <w:rPr>
            <w:noProof/>
            <w:webHidden/>
          </w:rPr>
          <w:fldChar w:fldCharType="begin"/>
        </w:r>
        <w:r>
          <w:rPr>
            <w:noProof/>
            <w:webHidden/>
          </w:rPr>
          <w:instrText xml:space="preserve"> PAGEREF _Toc244119071 \h </w:instrText>
        </w:r>
        <w:r>
          <w:rPr>
            <w:noProof/>
            <w:webHidden/>
          </w:rPr>
        </w:r>
        <w:r>
          <w:rPr>
            <w:noProof/>
            <w:webHidden/>
          </w:rPr>
          <w:fldChar w:fldCharType="separate"/>
        </w:r>
        <w:r>
          <w:rPr>
            <w:noProof/>
            <w:webHidden/>
          </w:rPr>
          <w:t>9</w:t>
        </w:r>
        <w:r>
          <w:rPr>
            <w:noProof/>
            <w:webHidden/>
          </w:rPr>
          <w:fldChar w:fldCharType="end"/>
        </w:r>
      </w:hyperlink>
    </w:p>
    <w:p w14:paraId="5309FAFF" w14:textId="198F5718" w:rsidR="00B067BB" w:rsidRDefault="007A28B5">
      <w:r>
        <w:fldChar w:fldCharType="end"/>
      </w:r>
      <w:r w:rsidR="00B067BB">
        <w:br w:type="page"/>
      </w:r>
    </w:p>
    <w:p w14:paraId="7F5E9824" w14:textId="29BA4BEC" w:rsidR="007A28B5" w:rsidRPr="00AE509C" w:rsidRDefault="00885A2B" w:rsidP="00AE509C">
      <w:pPr>
        <w:pStyle w:val="Heading1"/>
        <w:jc w:val="center"/>
        <w:rPr>
          <w:b/>
          <w:color w:val="000000" w:themeColor="text1"/>
        </w:rPr>
      </w:pPr>
      <w:r w:rsidRPr="00AE509C">
        <w:rPr>
          <w:b/>
          <w:color w:val="000000" w:themeColor="text1"/>
        </w:rPr>
        <w:lastRenderedPageBreak/>
        <w:t>Acronym List</w:t>
      </w:r>
    </w:p>
    <w:tbl>
      <w:tblPr>
        <w:tblStyle w:val="TableGrid"/>
        <w:tblW w:w="0" w:type="auto"/>
        <w:tblLook w:val="04A0" w:firstRow="1" w:lastRow="0" w:firstColumn="1" w:lastColumn="0" w:noHBand="0" w:noVBand="1"/>
      </w:tblPr>
      <w:tblGrid>
        <w:gridCol w:w="4788"/>
        <w:gridCol w:w="4788"/>
      </w:tblGrid>
      <w:tr w:rsidR="00885A2B" w14:paraId="3CB74D20" w14:textId="77777777" w:rsidTr="00885A2B">
        <w:tc>
          <w:tcPr>
            <w:tcW w:w="4788" w:type="dxa"/>
          </w:tcPr>
          <w:p w14:paraId="6C2FB777" w14:textId="0A1AC394" w:rsidR="00885A2B" w:rsidRPr="00885A2B" w:rsidRDefault="00885A2B" w:rsidP="00B067BB">
            <w:pPr>
              <w:jc w:val="center"/>
            </w:pPr>
            <w:r w:rsidRPr="00885A2B">
              <w:t>FPGA</w:t>
            </w:r>
          </w:p>
        </w:tc>
        <w:tc>
          <w:tcPr>
            <w:tcW w:w="4788" w:type="dxa"/>
          </w:tcPr>
          <w:p w14:paraId="7D9E4B2F" w14:textId="3A6CC842" w:rsidR="00885A2B" w:rsidRPr="00885A2B" w:rsidRDefault="00885A2B" w:rsidP="00B067BB">
            <w:pPr>
              <w:jc w:val="center"/>
            </w:pPr>
            <w:r>
              <w:t>Field-Programmable Gate Array</w:t>
            </w:r>
          </w:p>
        </w:tc>
      </w:tr>
      <w:tr w:rsidR="00885A2B" w14:paraId="2FE87895" w14:textId="77777777" w:rsidTr="00885A2B">
        <w:tc>
          <w:tcPr>
            <w:tcW w:w="4788" w:type="dxa"/>
          </w:tcPr>
          <w:p w14:paraId="5F1692A0" w14:textId="791AF66C" w:rsidR="00885A2B" w:rsidRPr="00885A2B" w:rsidRDefault="00885A2B" w:rsidP="00B067BB">
            <w:pPr>
              <w:jc w:val="center"/>
            </w:pPr>
            <w:r>
              <w:t>PL</w:t>
            </w:r>
          </w:p>
        </w:tc>
        <w:tc>
          <w:tcPr>
            <w:tcW w:w="4788" w:type="dxa"/>
          </w:tcPr>
          <w:p w14:paraId="0003E157" w14:textId="066BB9E0" w:rsidR="00885A2B" w:rsidRPr="00885A2B" w:rsidRDefault="00885A2B" w:rsidP="00B067BB">
            <w:pPr>
              <w:jc w:val="center"/>
            </w:pPr>
            <w:r>
              <w:t>Programmable Logic</w:t>
            </w:r>
          </w:p>
        </w:tc>
      </w:tr>
      <w:tr w:rsidR="00885A2B" w14:paraId="0D7C0ECF" w14:textId="77777777" w:rsidTr="00885A2B">
        <w:tc>
          <w:tcPr>
            <w:tcW w:w="4788" w:type="dxa"/>
          </w:tcPr>
          <w:p w14:paraId="6B66EB19" w14:textId="20E5F821" w:rsidR="00885A2B" w:rsidRDefault="00CC1274" w:rsidP="00B067BB">
            <w:pPr>
              <w:jc w:val="center"/>
            </w:pPr>
            <w:r>
              <w:t>AP SOC</w:t>
            </w:r>
          </w:p>
        </w:tc>
        <w:tc>
          <w:tcPr>
            <w:tcW w:w="4788" w:type="dxa"/>
          </w:tcPr>
          <w:p w14:paraId="665607F4" w14:textId="5CCC2898" w:rsidR="00885A2B" w:rsidRDefault="00CC1274" w:rsidP="00B067BB">
            <w:pPr>
              <w:jc w:val="center"/>
            </w:pPr>
            <w:r>
              <w:t>All-Programmable System-On-Chip</w:t>
            </w:r>
          </w:p>
        </w:tc>
      </w:tr>
      <w:tr w:rsidR="00CC1274" w14:paraId="7B32E16C" w14:textId="77777777" w:rsidTr="00885A2B">
        <w:tc>
          <w:tcPr>
            <w:tcW w:w="4788" w:type="dxa"/>
          </w:tcPr>
          <w:p w14:paraId="46921EF4" w14:textId="500F9E94" w:rsidR="00CC1274" w:rsidRDefault="00CC1274" w:rsidP="00B067BB">
            <w:pPr>
              <w:jc w:val="center"/>
            </w:pPr>
            <w:r>
              <w:t>PS</w:t>
            </w:r>
          </w:p>
        </w:tc>
        <w:tc>
          <w:tcPr>
            <w:tcW w:w="4788" w:type="dxa"/>
          </w:tcPr>
          <w:p w14:paraId="6EBA4696" w14:textId="1D461F5E" w:rsidR="00CC1274" w:rsidRDefault="00CC1274" w:rsidP="00B067BB">
            <w:pPr>
              <w:jc w:val="center"/>
            </w:pPr>
            <w:r>
              <w:t>Processing System</w:t>
            </w:r>
          </w:p>
        </w:tc>
      </w:tr>
    </w:tbl>
    <w:p w14:paraId="606CF103" w14:textId="77777777" w:rsidR="00885A2B" w:rsidRPr="00885A2B" w:rsidRDefault="00885A2B" w:rsidP="00B067BB">
      <w:pPr>
        <w:jc w:val="center"/>
        <w:rPr>
          <w:b/>
          <w:bCs/>
        </w:rPr>
      </w:pPr>
    </w:p>
    <w:p w14:paraId="6AF9C835" w14:textId="77777777" w:rsidR="007A28B5" w:rsidRDefault="007A28B5">
      <w:r>
        <w:br w:type="page"/>
      </w:r>
    </w:p>
    <w:p w14:paraId="5634D5C8" w14:textId="22029A6B" w:rsidR="00150B85" w:rsidRPr="00681329" w:rsidRDefault="00B067BB" w:rsidP="00681329">
      <w:pPr>
        <w:pStyle w:val="Heading1"/>
        <w:jc w:val="center"/>
        <w:rPr>
          <w:b/>
          <w:bCs/>
          <w:color w:val="auto"/>
        </w:rPr>
      </w:pPr>
      <w:bookmarkStart w:id="44" w:name="_Ref243416590"/>
      <w:r w:rsidRPr="00681329">
        <w:rPr>
          <w:b/>
          <w:bCs/>
          <w:color w:val="auto"/>
        </w:rPr>
        <w:lastRenderedPageBreak/>
        <w:t>Abstract</w:t>
      </w:r>
      <w:bookmarkEnd w:id="44"/>
    </w:p>
    <w:p w14:paraId="68B43840" w14:textId="77777777" w:rsidR="00150B85" w:rsidRDefault="00150B85" w:rsidP="00B067BB">
      <w:pPr>
        <w:jc w:val="center"/>
      </w:pPr>
    </w:p>
    <w:p w14:paraId="3B6FFE2B" w14:textId="77777777" w:rsidR="00150B85" w:rsidRDefault="00150B85" w:rsidP="00150B85">
      <w:pPr>
        <w:jc w:val="center"/>
      </w:pPr>
      <w:r>
        <w:t>Edge Detection in FPGA: Sobel Filter Design</w:t>
      </w:r>
    </w:p>
    <w:p w14:paraId="59D14C7E" w14:textId="23843BCC" w:rsidR="00150B85" w:rsidRDefault="00150B85" w:rsidP="00B067BB">
      <w:pPr>
        <w:jc w:val="center"/>
      </w:pPr>
      <w:r>
        <w:t>By</w:t>
      </w:r>
    </w:p>
    <w:p w14:paraId="5BADE281" w14:textId="23AF0955" w:rsidR="00150B85" w:rsidRDefault="00150B85" w:rsidP="00B067BB">
      <w:pPr>
        <w:jc w:val="center"/>
      </w:pPr>
      <w:r>
        <w:t>Aaron Guadalupe Funes</w:t>
      </w:r>
    </w:p>
    <w:p w14:paraId="3A5C658A" w14:textId="2B69F160" w:rsidR="00150B85" w:rsidRDefault="00150B85" w:rsidP="00B067BB">
      <w:pPr>
        <w:jc w:val="center"/>
      </w:pPr>
      <w:r>
        <w:t>Master of Science in Computer Engineering</w:t>
      </w:r>
    </w:p>
    <w:p w14:paraId="3CE29F6C" w14:textId="77777777" w:rsidR="00B067BB" w:rsidRDefault="00B067BB" w:rsidP="00B067BB"/>
    <w:p w14:paraId="3321A603" w14:textId="4389F932" w:rsidR="00150B85" w:rsidRDefault="001D0213" w:rsidP="001D0213">
      <w:pPr>
        <w:spacing w:line="480" w:lineRule="auto"/>
        <w:sectPr w:rsidR="00150B85" w:rsidSect="00AD5047">
          <w:headerReference w:type="default" r:id="rId8"/>
          <w:footerReference w:type="default" r:id="rId9"/>
          <w:pgSz w:w="12240" w:h="15840"/>
          <w:pgMar w:top="1440" w:right="1440" w:bottom="1440" w:left="1440" w:header="720" w:footer="720" w:gutter="0"/>
          <w:pgNumType w:fmt="lowerRoman" w:start="2"/>
          <w:cols w:space="720"/>
          <w:docGrid w:linePitch="360"/>
        </w:sectPr>
      </w:pPr>
      <w:r>
        <w:t xml:space="preserve">Edge detection algorithms are an important image processing technique used in our current world. They are used </w:t>
      </w:r>
      <w:r w:rsidR="00654CC5">
        <w:t xml:space="preserve">across many applications, medical devices, surveillance systems, and autonomous systems for example. The Sobel Filter is an edge detection algorithm that applies a 3x3 filter upon a subsection of an image to find any edges that may exist. When performed in software the filter is applied consecutively through the data of the image. </w:t>
      </w:r>
      <w:r w:rsidR="007D1004">
        <w:t>With the use of a Field-Programmable Gate Array (FPGA), the filter could be applied in parallel allowing the edge detection process to be sped up. In this project, an image will be loaded to the Zybo Z7-20 development board, where the filter design will exist in the programmable logic (PL), have the filter applied to the image, and output the updated image with the edge detection applied.</w:t>
      </w:r>
    </w:p>
    <w:p w14:paraId="18656B84" w14:textId="60420F4C" w:rsidR="00150B85" w:rsidRDefault="00150B85" w:rsidP="00525710">
      <w:pPr>
        <w:pStyle w:val="Heading1"/>
        <w:ind w:left="720"/>
        <w:rPr>
          <w:b/>
          <w:bCs/>
          <w:color w:val="000000" w:themeColor="text1"/>
        </w:rPr>
      </w:pPr>
      <w:bookmarkStart w:id="45" w:name="_Ref243463948"/>
      <w:r w:rsidRPr="00150B85">
        <w:rPr>
          <w:b/>
          <w:bCs/>
          <w:color w:val="000000" w:themeColor="text1"/>
        </w:rPr>
        <w:lastRenderedPageBreak/>
        <w:t>Introduction</w:t>
      </w:r>
      <w:bookmarkEnd w:id="45"/>
    </w:p>
    <w:p w14:paraId="7D5475DD" w14:textId="1244538C" w:rsidR="00CE5326" w:rsidRDefault="004C5E27" w:rsidP="004C5E27">
      <w:pPr>
        <w:spacing w:line="240" w:lineRule="auto"/>
      </w:pPr>
      <w:r>
        <w:t xml:space="preserve">Edge detection algorithms are an important image processing technique used in our current world. They are used across many applications, medical devices, surveillance systems, and autonomous systems for example. </w:t>
      </w:r>
      <w:r w:rsidR="00C916F2">
        <w:t xml:space="preserve">An example of edge detection is shown in </w:t>
      </w:r>
      <w:r w:rsidR="00CE5326">
        <w:fldChar w:fldCharType="begin"/>
      </w:r>
      <w:r w:rsidR="00CE5326" w:rsidRPr="00CE5326">
        <w:instrText xml:space="preserve"> REF _Ref242543934 \h </w:instrText>
      </w:r>
      <w:r w:rsidR="00CE5326">
        <w:instrText xml:space="preserve"> \* MERGEFORMAT </w:instrText>
      </w:r>
      <w:r w:rsidR="00CE5326">
        <w:fldChar w:fldCharType="separate"/>
      </w:r>
      <w:r w:rsidR="00E92290" w:rsidRPr="00E92290">
        <w:rPr>
          <w:color w:val="000000" w:themeColor="text1"/>
        </w:rPr>
        <w:t>Figure</w:t>
      </w:r>
      <w:r w:rsidR="00E92290" w:rsidRPr="00E92290">
        <w:rPr>
          <w:i/>
          <w:iCs/>
          <w:color w:val="000000" w:themeColor="text1"/>
        </w:rPr>
        <w:t xml:space="preserve"> </w:t>
      </w:r>
      <w:r w:rsidR="00E92290" w:rsidRPr="00E92290">
        <w:rPr>
          <w:noProof/>
          <w:color w:val="000000" w:themeColor="text1"/>
        </w:rPr>
        <w:t>1</w:t>
      </w:r>
      <w:r w:rsidR="00CE5326">
        <w:fldChar w:fldCharType="end"/>
      </w:r>
      <w:r w:rsidR="00C916F2">
        <w:t xml:space="preserve">, the original image, and </w:t>
      </w:r>
      <w:r w:rsidR="00CE5326">
        <w:fldChar w:fldCharType="begin"/>
      </w:r>
      <w:r w:rsidR="00CE5326" w:rsidRPr="00CE5326">
        <w:instrText xml:space="preserve"> REF _Ref242543947 \h </w:instrText>
      </w:r>
      <w:r w:rsidR="00CE5326">
        <w:instrText xml:space="preserve"> \* MERGEFORMAT </w:instrText>
      </w:r>
      <w:r w:rsidR="00CE5326">
        <w:fldChar w:fldCharType="separate"/>
      </w:r>
      <w:r w:rsidR="00E92290" w:rsidRPr="00E92290">
        <w:rPr>
          <w:color w:val="000000" w:themeColor="text1"/>
        </w:rPr>
        <w:t>Figure</w:t>
      </w:r>
      <w:r w:rsidR="00E92290" w:rsidRPr="00E92290">
        <w:rPr>
          <w:i/>
          <w:iCs/>
          <w:color w:val="000000" w:themeColor="text1"/>
        </w:rPr>
        <w:t xml:space="preserve"> </w:t>
      </w:r>
      <w:r w:rsidR="00E92290" w:rsidRPr="00E92290">
        <w:rPr>
          <w:noProof/>
          <w:color w:val="000000" w:themeColor="text1"/>
        </w:rPr>
        <w:t>2</w:t>
      </w:r>
      <w:r w:rsidR="00CE5326">
        <w:fldChar w:fldCharType="end"/>
      </w:r>
      <w:r w:rsidR="00C916F2">
        <w:t xml:space="preserve">, the post </w:t>
      </w:r>
      <w:r w:rsidR="00B77E74">
        <w:t>image-processing</w:t>
      </w:r>
      <w:r w:rsidR="00C916F2">
        <w:t xml:space="preserve"> image. </w:t>
      </w:r>
    </w:p>
    <w:p w14:paraId="6F1B2060" w14:textId="77777777" w:rsidR="00CE5326" w:rsidRDefault="00CE5326" w:rsidP="00CE5326">
      <w:pPr>
        <w:keepNext/>
        <w:spacing w:line="240" w:lineRule="auto"/>
        <w:jc w:val="center"/>
      </w:pPr>
      <w:r>
        <w:rPr>
          <w:noProof/>
        </w:rPr>
        <w:drawing>
          <wp:inline distT="0" distB="0" distL="0" distR="0" wp14:anchorId="31C0CCDF" wp14:editId="25D83282">
            <wp:extent cx="3091543" cy="2318657"/>
            <wp:effectExtent l="0" t="0" r="0" b="0"/>
            <wp:docPr id="6" name="Content Placeholder 5" descr="undefined">
              <a:extLst xmlns:a="http://schemas.openxmlformats.org/drawingml/2006/main">
                <a:ext uri="{FF2B5EF4-FFF2-40B4-BE49-F238E27FC236}">
                  <a16:creationId xmlns:a16="http://schemas.microsoft.com/office/drawing/2014/main" id="{95DA628F-42FE-9358-BAC4-58A7CDD6858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undefined">
                      <a:extLst>
                        <a:ext uri="{FF2B5EF4-FFF2-40B4-BE49-F238E27FC236}">
                          <a16:creationId xmlns:a16="http://schemas.microsoft.com/office/drawing/2014/main" id="{95DA628F-42FE-9358-BAC4-58A7CDD68588}"/>
                        </a:ext>
                      </a:extLst>
                    </pic:cNvPr>
                    <pic:cNvPicPr>
                      <a:picLocks noGrp="1" noChangeAspect="1"/>
                    </pic:cNvPicPr>
                  </pic:nvPicPr>
                  <pic:blipFill>
                    <a:blip r:embed="rId10"/>
                    <a:stretch>
                      <a:fillRect/>
                    </a:stretch>
                  </pic:blipFill>
                  <pic:spPr>
                    <a:xfrm>
                      <a:off x="0" y="0"/>
                      <a:ext cx="3096503" cy="2322377"/>
                    </a:xfrm>
                    <a:prstGeom prst="rect">
                      <a:avLst/>
                    </a:prstGeom>
                  </pic:spPr>
                </pic:pic>
              </a:graphicData>
            </a:graphic>
          </wp:inline>
        </w:drawing>
      </w:r>
    </w:p>
    <w:p w14:paraId="6D676B05" w14:textId="02603683" w:rsidR="00CE5326" w:rsidRPr="005143F5" w:rsidRDefault="00CE5326" w:rsidP="00CE5326">
      <w:pPr>
        <w:pStyle w:val="Caption"/>
        <w:jc w:val="center"/>
        <w:rPr>
          <w:b/>
          <w:i w:val="0"/>
          <w:iCs w:val="0"/>
          <w:color w:val="000000" w:themeColor="text1"/>
          <w:sz w:val="24"/>
          <w:szCs w:val="24"/>
        </w:rPr>
      </w:pPr>
      <w:bookmarkStart w:id="46" w:name="_Ref242543934"/>
      <w:bookmarkStart w:id="47" w:name="_Toc244119056"/>
      <w:r w:rsidRPr="005143F5">
        <w:rPr>
          <w:b/>
          <w:i w:val="0"/>
          <w:iCs w:val="0"/>
          <w:color w:val="000000" w:themeColor="text1"/>
          <w:sz w:val="24"/>
          <w:szCs w:val="24"/>
        </w:rPr>
        <w:t xml:space="preserve">Figure </w:t>
      </w:r>
      <w:r w:rsidRPr="005143F5">
        <w:rPr>
          <w:b/>
          <w:i w:val="0"/>
          <w:iCs w:val="0"/>
          <w:color w:val="000000" w:themeColor="text1"/>
          <w:sz w:val="24"/>
          <w:szCs w:val="24"/>
        </w:rPr>
        <w:fldChar w:fldCharType="begin"/>
      </w:r>
      <w:r w:rsidRPr="005143F5">
        <w:rPr>
          <w:b/>
          <w:i w:val="0"/>
          <w:iCs w:val="0"/>
          <w:color w:val="000000" w:themeColor="text1"/>
          <w:sz w:val="24"/>
          <w:szCs w:val="24"/>
        </w:rPr>
        <w:instrText xml:space="preserve"> SEQ Figure \* ARABIC </w:instrText>
      </w:r>
      <w:r w:rsidRPr="005143F5">
        <w:rPr>
          <w:b/>
          <w:i w:val="0"/>
          <w:iCs w:val="0"/>
          <w:color w:val="000000" w:themeColor="text1"/>
          <w:sz w:val="24"/>
          <w:szCs w:val="24"/>
        </w:rPr>
        <w:fldChar w:fldCharType="separate"/>
      </w:r>
      <w:r w:rsidR="00E92290">
        <w:rPr>
          <w:b/>
          <w:i w:val="0"/>
          <w:iCs w:val="0"/>
          <w:noProof/>
          <w:color w:val="000000" w:themeColor="text1"/>
          <w:sz w:val="24"/>
          <w:szCs w:val="24"/>
        </w:rPr>
        <w:t>1</w:t>
      </w:r>
      <w:r w:rsidRPr="005143F5">
        <w:rPr>
          <w:b/>
          <w:i w:val="0"/>
          <w:iCs w:val="0"/>
          <w:color w:val="000000" w:themeColor="text1"/>
          <w:sz w:val="24"/>
          <w:szCs w:val="24"/>
        </w:rPr>
        <w:fldChar w:fldCharType="end"/>
      </w:r>
      <w:bookmarkEnd w:id="46"/>
      <w:r w:rsidRPr="005143F5">
        <w:rPr>
          <w:b/>
          <w:i w:val="0"/>
          <w:iCs w:val="0"/>
          <w:color w:val="000000" w:themeColor="text1"/>
          <w:sz w:val="24"/>
          <w:szCs w:val="24"/>
        </w:rPr>
        <w:t xml:space="preserve"> : Original Image</w:t>
      </w:r>
      <w:bookmarkEnd w:id="47"/>
    </w:p>
    <w:p w14:paraId="706E3088" w14:textId="77777777" w:rsidR="00CE5326" w:rsidRDefault="00CE5326" w:rsidP="00CE5326">
      <w:pPr>
        <w:keepNext/>
        <w:spacing w:line="240" w:lineRule="auto"/>
        <w:jc w:val="center"/>
      </w:pPr>
      <w:r>
        <w:rPr>
          <w:noProof/>
        </w:rPr>
        <w:drawing>
          <wp:inline distT="0" distB="0" distL="0" distR="0" wp14:anchorId="1B8FC79A" wp14:editId="4B663D66">
            <wp:extent cx="3265714" cy="2449286"/>
            <wp:effectExtent l="0" t="0" r="0" b="0"/>
            <wp:docPr id="7" name="Picture 6" descr="undefined">
              <a:extLst xmlns:a="http://schemas.openxmlformats.org/drawingml/2006/main">
                <a:ext uri="{FF2B5EF4-FFF2-40B4-BE49-F238E27FC236}">
                  <a16:creationId xmlns:a16="http://schemas.microsoft.com/office/drawing/2014/main" id="{948D1772-2B96-03C3-7173-43AE301B8B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undefined">
                      <a:extLst>
                        <a:ext uri="{FF2B5EF4-FFF2-40B4-BE49-F238E27FC236}">
                          <a16:creationId xmlns:a16="http://schemas.microsoft.com/office/drawing/2014/main" id="{948D1772-2B96-03C3-7173-43AE301B8BF4}"/>
                        </a:ext>
                      </a:extLst>
                    </pic:cNvPr>
                    <pic:cNvPicPr>
                      <a:picLocks noChangeAspect="1"/>
                    </pic:cNvPicPr>
                  </pic:nvPicPr>
                  <pic:blipFill>
                    <a:blip r:embed="rId11"/>
                    <a:stretch>
                      <a:fillRect/>
                    </a:stretch>
                  </pic:blipFill>
                  <pic:spPr>
                    <a:xfrm>
                      <a:off x="0" y="0"/>
                      <a:ext cx="3271277" cy="2453458"/>
                    </a:xfrm>
                    <a:prstGeom prst="rect">
                      <a:avLst/>
                    </a:prstGeom>
                  </pic:spPr>
                </pic:pic>
              </a:graphicData>
            </a:graphic>
          </wp:inline>
        </w:drawing>
      </w:r>
    </w:p>
    <w:p w14:paraId="17472E52" w14:textId="404FF224" w:rsidR="00CE5326" w:rsidRPr="005143F5" w:rsidRDefault="00CE5326" w:rsidP="00CE5326">
      <w:pPr>
        <w:pStyle w:val="Caption"/>
        <w:jc w:val="center"/>
        <w:rPr>
          <w:b/>
          <w:i w:val="0"/>
          <w:iCs w:val="0"/>
          <w:color w:val="000000" w:themeColor="text1"/>
          <w:sz w:val="24"/>
          <w:szCs w:val="24"/>
        </w:rPr>
      </w:pPr>
      <w:bookmarkStart w:id="48" w:name="_Ref242543947"/>
      <w:bookmarkStart w:id="49" w:name="_Toc244119057"/>
      <w:r w:rsidRPr="005143F5">
        <w:rPr>
          <w:b/>
          <w:i w:val="0"/>
          <w:iCs w:val="0"/>
          <w:color w:val="000000" w:themeColor="text1"/>
          <w:sz w:val="24"/>
          <w:szCs w:val="24"/>
        </w:rPr>
        <w:t xml:space="preserve">Figure </w:t>
      </w:r>
      <w:r w:rsidRPr="005143F5">
        <w:rPr>
          <w:b/>
          <w:i w:val="0"/>
          <w:iCs w:val="0"/>
          <w:color w:val="000000" w:themeColor="text1"/>
          <w:sz w:val="24"/>
          <w:szCs w:val="24"/>
        </w:rPr>
        <w:fldChar w:fldCharType="begin"/>
      </w:r>
      <w:r w:rsidRPr="005143F5">
        <w:rPr>
          <w:b/>
          <w:i w:val="0"/>
          <w:iCs w:val="0"/>
          <w:color w:val="000000" w:themeColor="text1"/>
          <w:sz w:val="24"/>
          <w:szCs w:val="24"/>
        </w:rPr>
        <w:instrText xml:space="preserve"> SEQ Figure \* ARABIC </w:instrText>
      </w:r>
      <w:r w:rsidRPr="005143F5">
        <w:rPr>
          <w:b/>
          <w:i w:val="0"/>
          <w:iCs w:val="0"/>
          <w:color w:val="000000" w:themeColor="text1"/>
          <w:sz w:val="24"/>
          <w:szCs w:val="24"/>
        </w:rPr>
        <w:fldChar w:fldCharType="separate"/>
      </w:r>
      <w:r w:rsidR="00E92290">
        <w:rPr>
          <w:b/>
          <w:i w:val="0"/>
          <w:iCs w:val="0"/>
          <w:noProof/>
          <w:color w:val="000000" w:themeColor="text1"/>
          <w:sz w:val="24"/>
          <w:szCs w:val="24"/>
        </w:rPr>
        <w:t>2</w:t>
      </w:r>
      <w:r w:rsidRPr="005143F5">
        <w:rPr>
          <w:b/>
          <w:i w:val="0"/>
          <w:iCs w:val="0"/>
          <w:color w:val="000000" w:themeColor="text1"/>
          <w:sz w:val="24"/>
          <w:szCs w:val="24"/>
        </w:rPr>
        <w:fldChar w:fldCharType="end"/>
      </w:r>
      <w:bookmarkEnd w:id="48"/>
      <w:r w:rsidRPr="005143F5">
        <w:rPr>
          <w:b/>
          <w:i w:val="0"/>
          <w:iCs w:val="0"/>
          <w:color w:val="000000" w:themeColor="text1"/>
          <w:sz w:val="24"/>
          <w:szCs w:val="24"/>
        </w:rPr>
        <w:t xml:space="preserve"> : Post-processed image with edge detection applied</w:t>
      </w:r>
      <w:bookmarkEnd w:id="49"/>
    </w:p>
    <w:p w14:paraId="45B41177" w14:textId="77777777" w:rsidR="00CE5326" w:rsidRDefault="00CE5326">
      <w:r>
        <w:br w:type="page"/>
      </w:r>
    </w:p>
    <w:p w14:paraId="4CC76728" w14:textId="101697FF" w:rsidR="007072D9" w:rsidRDefault="004C5E27" w:rsidP="004C5E27">
      <w:pPr>
        <w:spacing w:line="240" w:lineRule="auto"/>
      </w:pPr>
      <w:r>
        <w:lastRenderedPageBreak/>
        <w:t>The Sobel Filter is an edge detection algorithm that applies a 3x3 filter upon a subsection of an image to find any edges that may exist.</w:t>
      </w:r>
      <w:r w:rsidR="007072D9">
        <w:t xml:space="preserve"> The filter is performed by appl</w:t>
      </w:r>
      <w:r w:rsidR="00C916F2">
        <w:t xml:space="preserve">ying </w:t>
      </w:r>
      <w:r w:rsidR="007072D9">
        <w:t xml:space="preserve">an X-direction </w:t>
      </w:r>
      <w:r w:rsidR="0011148D">
        <w:t>derivative</w:t>
      </w:r>
      <w:r w:rsidR="00C916F2">
        <w:t xml:space="preserve"> </w:t>
      </w:r>
      <w:r w:rsidR="007072D9">
        <w:t xml:space="preserve">and a y-direction </w:t>
      </w:r>
      <w:r w:rsidR="0011148D">
        <w:t>derivative</w:t>
      </w:r>
      <w:r w:rsidR="007072D9">
        <w:t>,</w:t>
      </w:r>
      <w:r w:rsidR="00C916F2">
        <w:t xml:space="preserve"> as shown in </w:t>
      </w:r>
      <w:r w:rsidR="00C916F2">
        <w:fldChar w:fldCharType="begin"/>
      </w:r>
      <w:r w:rsidR="00C916F2">
        <w:instrText xml:space="preserve"> REF _Ref242543517 \h  \* MERGEFORMAT </w:instrText>
      </w:r>
      <w:r w:rsidR="00C916F2">
        <w:fldChar w:fldCharType="separate"/>
      </w:r>
      <w:r w:rsidR="00E92290" w:rsidRPr="00E92290">
        <w:rPr>
          <w:color w:val="000000" w:themeColor="text1"/>
        </w:rPr>
        <w:t>Figure</w:t>
      </w:r>
      <w:r w:rsidR="00E92290" w:rsidRPr="00E92290">
        <w:rPr>
          <w:i/>
          <w:iCs/>
          <w:color w:val="000000" w:themeColor="text1"/>
        </w:rPr>
        <w:t xml:space="preserve"> </w:t>
      </w:r>
      <w:r w:rsidR="00E92290" w:rsidRPr="00E92290">
        <w:rPr>
          <w:i/>
          <w:iCs/>
          <w:noProof/>
          <w:color w:val="000000" w:themeColor="text1"/>
        </w:rPr>
        <w:t>3</w:t>
      </w:r>
      <w:r w:rsidR="00C916F2">
        <w:fldChar w:fldCharType="end"/>
      </w:r>
      <w:r w:rsidR="007072D9">
        <w:t>.</w:t>
      </w:r>
    </w:p>
    <w:p w14:paraId="7E4F3DA6" w14:textId="77777777" w:rsidR="00C916F2" w:rsidRDefault="00C916F2" w:rsidP="00C916F2">
      <w:pPr>
        <w:keepNext/>
        <w:spacing w:line="240" w:lineRule="auto"/>
        <w:jc w:val="center"/>
      </w:pPr>
      <w:r>
        <w:rPr>
          <w:noProof/>
        </w:rPr>
        <w:drawing>
          <wp:inline distT="0" distB="0" distL="0" distR="0" wp14:anchorId="74B87AB2" wp14:editId="6447F8B8">
            <wp:extent cx="2515116" cy="1627047"/>
            <wp:effectExtent l="0" t="0" r="0" b="0"/>
            <wp:docPr id="17" name="Picture 16">
              <a:extLst xmlns:a="http://schemas.openxmlformats.org/drawingml/2006/main">
                <a:ext uri="{FF2B5EF4-FFF2-40B4-BE49-F238E27FC236}">
                  <a16:creationId xmlns:a16="http://schemas.microsoft.com/office/drawing/2014/main" id="{87DB1D8A-FD13-62B6-CD18-F7DA4C63A2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7DB1D8A-FD13-62B6-CD18-F7DA4C63A2A2}"/>
                        </a:ext>
                      </a:extLst>
                    </pic:cNvPr>
                    <pic:cNvPicPr>
                      <a:picLocks noChangeAspect="1"/>
                    </pic:cNvPicPr>
                  </pic:nvPicPr>
                  <pic:blipFill>
                    <a:blip r:embed="rId12"/>
                    <a:stretch>
                      <a:fillRect/>
                    </a:stretch>
                  </pic:blipFill>
                  <pic:spPr>
                    <a:xfrm>
                      <a:off x="0" y="0"/>
                      <a:ext cx="2515116" cy="1627047"/>
                    </a:xfrm>
                    <a:prstGeom prst="rect">
                      <a:avLst/>
                    </a:prstGeom>
                  </pic:spPr>
                </pic:pic>
              </a:graphicData>
            </a:graphic>
          </wp:inline>
        </w:drawing>
      </w:r>
    </w:p>
    <w:p w14:paraId="6BE1E6D6" w14:textId="73CF29C8" w:rsidR="007072D9" w:rsidRPr="005143F5" w:rsidRDefault="00C916F2" w:rsidP="00C916F2">
      <w:pPr>
        <w:pStyle w:val="Caption"/>
        <w:jc w:val="center"/>
        <w:rPr>
          <w:b/>
          <w:i w:val="0"/>
          <w:iCs w:val="0"/>
          <w:color w:val="000000" w:themeColor="text1"/>
          <w:sz w:val="24"/>
          <w:szCs w:val="24"/>
        </w:rPr>
      </w:pPr>
      <w:bookmarkStart w:id="50" w:name="_Ref242543517"/>
      <w:bookmarkStart w:id="51" w:name="_Toc244119058"/>
      <w:r w:rsidRPr="005143F5">
        <w:rPr>
          <w:b/>
          <w:i w:val="0"/>
          <w:iCs w:val="0"/>
          <w:color w:val="000000" w:themeColor="text1"/>
          <w:sz w:val="24"/>
          <w:szCs w:val="24"/>
        </w:rPr>
        <w:t xml:space="preserve">Figure </w:t>
      </w:r>
      <w:r w:rsidRPr="005143F5">
        <w:rPr>
          <w:b/>
          <w:i w:val="0"/>
          <w:iCs w:val="0"/>
          <w:color w:val="000000" w:themeColor="text1"/>
          <w:sz w:val="24"/>
          <w:szCs w:val="24"/>
        </w:rPr>
        <w:fldChar w:fldCharType="begin"/>
      </w:r>
      <w:r w:rsidRPr="005143F5">
        <w:rPr>
          <w:b/>
          <w:i w:val="0"/>
          <w:iCs w:val="0"/>
          <w:color w:val="000000" w:themeColor="text1"/>
          <w:sz w:val="24"/>
          <w:szCs w:val="24"/>
        </w:rPr>
        <w:instrText xml:space="preserve"> SEQ Figure \* ARABIC </w:instrText>
      </w:r>
      <w:r w:rsidRPr="005143F5">
        <w:rPr>
          <w:b/>
          <w:i w:val="0"/>
          <w:iCs w:val="0"/>
          <w:color w:val="000000" w:themeColor="text1"/>
          <w:sz w:val="24"/>
          <w:szCs w:val="24"/>
        </w:rPr>
        <w:fldChar w:fldCharType="separate"/>
      </w:r>
      <w:r w:rsidR="00E92290">
        <w:rPr>
          <w:b/>
          <w:i w:val="0"/>
          <w:iCs w:val="0"/>
          <w:noProof/>
          <w:color w:val="000000" w:themeColor="text1"/>
          <w:sz w:val="24"/>
          <w:szCs w:val="24"/>
        </w:rPr>
        <w:t>3</w:t>
      </w:r>
      <w:r w:rsidRPr="005143F5">
        <w:rPr>
          <w:b/>
          <w:i w:val="0"/>
          <w:iCs w:val="0"/>
          <w:color w:val="000000" w:themeColor="text1"/>
          <w:sz w:val="24"/>
          <w:szCs w:val="24"/>
        </w:rPr>
        <w:fldChar w:fldCharType="end"/>
      </w:r>
      <w:bookmarkEnd w:id="50"/>
      <w:r w:rsidRPr="005143F5">
        <w:rPr>
          <w:b/>
          <w:i w:val="0"/>
          <w:iCs w:val="0"/>
          <w:color w:val="000000" w:themeColor="text1"/>
          <w:sz w:val="24"/>
          <w:szCs w:val="24"/>
        </w:rPr>
        <w:t>: X and Y Filter</w:t>
      </w:r>
      <w:bookmarkEnd w:id="51"/>
    </w:p>
    <w:p w14:paraId="62189762" w14:textId="7BB3D45A" w:rsidR="005A22FF" w:rsidRPr="005A22FF" w:rsidRDefault="005A22FF" w:rsidP="005A22FF">
      <w:r>
        <w:t>To apply the derivative, weights are multiplied to each pixel location with the upper row being pixels (0,0), (0,1), (0,2), where the designation is (row,column). Once all the weights are applied to each pixel location they are summed providing the associated out</w:t>
      </w:r>
      <w:r w:rsidR="0097147F">
        <w:t>put</w:t>
      </w:r>
      <w:r>
        <w:t xml:space="preserve"> value for G</w:t>
      </w:r>
      <w:r w:rsidRPr="005A22FF">
        <w:rPr>
          <w:vertAlign w:val="subscript"/>
        </w:rPr>
        <w:t>x</w:t>
      </w:r>
      <w:r>
        <w:t xml:space="preserve"> or G</w:t>
      </w:r>
      <w:r w:rsidRPr="005A22FF">
        <w:rPr>
          <w:vertAlign w:val="subscript"/>
        </w:rPr>
        <w:t>y</w:t>
      </w:r>
      <w:r w:rsidRPr="005A22FF">
        <w:t>.</w:t>
      </w:r>
    </w:p>
    <w:p w14:paraId="78D715D5" w14:textId="64B86ADF" w:rsidR="00CE5326" w:rsidRDefault="0011148D" w:rsidP="00CE5326">
      <w:r>
        <w:t>Once the convoluted values are found for G</w:t>
      </w:r>
      <w:r w:rsidRPr="0011148D">
        <w:rPr>
          <w:vertAlign w:val="subscript"/>
        </w:rPr>
        <w:t>x</w:t>
      </w:r>
      <w:r>
        <w:t xml:space="preserve"> and G</w:t>
      </w:r>
      <w:r w:rsidRPr="0011148D">
        <w:rPr>
          <w:vertAlign w:val="subscript"/>
        </w:rPr>
        <w:t>y</w:t>
      </w:r>
      <w:r>
        <w:t xml:space="preserve">, the following equation, shown in </w:t>
      </w:r>
      <w:r w:rsidRPr="0011148D">
        <w:fldChar w:fldCharType="begin"/>
      </w:r>
      <w:r w:rsidRPr="0011148D">
        <w:instrText xml:space="preserve"> REF _Ref242546529 \h  \* MERGEFORMAT </w:instrText>
      </w:r>
      <w:r w:rsidRPr="0011148D">
        <w:fldChar w:fldCharType="separate"/>
      </w:r>
      <w:r w:rsidR="00E92290" w:rsidRPr="00E92290">
        <w:t xml:space="preserve">Figure </w:t>
      </w:r>
      <w:r w:rsidR="00E92290" w:rsidRPr="00E92290">
        <w:rPr>
          <w:noProof/>
        </w:rPr>
        <w:t>4</w:t>
      </w:r>
      <w:r w:rsidRPr="0011148D">
        <w:fldChar w:fldCharType="end"/>
      </w:r>
      <w:r>
        <w:t>, is performed to get the gradient magnitude at the current position of the filter in the image.</w:t>
      </w:r>
    </w:p>
    <w:p w14:paraId="2D01514D" w14:textId="77777777" w:rsidR="0011148D" w:rsidRDefault="0011148D" w:rsidP="0011148D">
      <w:pPr>
        <w:keepNext/>
        <w:jc w:val="center"/>
      </w:pPr>
      <w:r>
        <w:rPr>
          <w:noProof/>
        </w:rPr>
        <w:drawing>
          <wp:inline distT="0" distB="0" distL="0" distR="0" wp14:anchorId="0E7AB485" wp14:editId="146BFC81">
            <wp:extent cx="2038635" cy="543001"/>
            <wp:effectExtent l="0" t="0" r="0" b="9525"/>
            <wp:docPr id="13" name="Picture 12">
              <a:extLst xmlns:a="http://schemas.openxmlformats.org/drawingml/2006/main">
                <a:ext uri="{FF2B5EF4-FFF2-40B4-BE49-F238E27FC236}">
                  <a16:creationId xmlns:a16="http://schemas.microsoft.com/office/drawing/2014/main" id="{E9F9F746-2BCB-21A9-C9B6-9B81EAD23F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E9F9F746-2BCB-21A9-C9B6-9B81EAD23FEC}"/>
                        </a:ext>
                      </a:extLst>
                    </pic:cNvPr>
                    <pic:cNvPicPr>
                      <a:picLocks noChangeAspect="1"/>
                    </pic:cNvPicPr>
                  </pic:nvPicPr>
                  <pic:blipFill>
                    <a:blip r:embed="rId13"/>
                    <a:stretch>
                      <a:fillRect/>
                    </a:stretch>
                  </pic:blipFill>
                  <pic:spPr>
                    <a:xfrm>
                      <a:off x="0" y="0"/>
                      <a:ext cx="2038635" cy="543001"/>
                    </a:xfrm>
                    <a:prstGeom prst="rect">
                      <a:avLst/>
                    </a:prstGeom>
                  </pic:spPr>
                </pic:pic>
              </a:graphicData>
            </a:graphic>
          </wp:inline>
        </w:drawing>
      </w:r>
    </w:p>
    <w:p w14:paraId="7E0192F7" w14:textId="211E4D6D" w:rsidR="0011148D" w:rsidRPr="005143F5" w:rsidRDefault="0011148D" w:rsidP="0011148D">
      <w:pPr>
        <w:pStyle w:val="Caption"/>
        <w:jc w:val="center"/>
        <w:rPr>
          <w:b/>
          <w:i w:val="0"/>
          <w:iCs w:val="0"/>
          <w:color w:val="000000" w:themeColor="text1"/>
          <w:sz w:val="24"/>
          <w:szCs w:val="24"/>
        </w:rPr>
      </w:pPr>
      <w:bookmarkStart w:id="52" w:name="_Ref242546529"/>
      <w:bookmarkStart w:id="53" w:name="_Toc244119059"/>
      <w:r w:rsidRPr="005143F5">
        <w:rPr>
          <w:b/>
          <w:i w:val="0"/>
          <w:iCs w:val="0"/>
          <w:color w:val="000000" w:themeColor="text1"/>
          <w:sz w:val="24"/>
          <w:szCs w:val="24"/>
        </w:rPr>
        <w:t xml:space="preserve">Figure </w:t>
      </w:r>
      <w:r w:rsidRPr="005143F5">
        <w:rPr>
          <w:b/>
          <w:i w:val="0"/>
          <w:iCs w:val="0"/>
          <w:color w:val="000000" w:themeColor="text1"/>
          <w:sz w:val="24"/>
          <w:szCs w:val="24"/>
        </w:rPr>
        <w:fldChar w:fldCharType="begin"/>
      </w:r>
      <w:r w:rsidRPr="005143F5">
        <w:rPr>
          <w:b/>
          <w:i w:val="0"/>
          <w:iCs w:val="0"/>
          <w:color w:val="000000" w:themeColor="text1"/>
          <w:sz w:val="24"/>
          <w:szCs w:val="24"/>
        </w:rPr>
        <w:instrText xml:space="preserve"> SEQ Figure \* ARABIC </w:instrText>
      </w:r>
      <w:r w:rsidRPr="005143F5">
        <w:rPr>
          <w:b/>
          <w:i w:val="0"/>
          <w:iCs w:val="0"/>
          <w:color w:val="000000" w:themeColor="text1"/>
          <w:sz w:val="24"/>
          <w:szCs w:val="24"/>
        </w:rPr>
        <w:fldChar w:fldCharType="separate"/>
      </w:r>
      <w:r w:rsidR="00E92290">
        <w:rPr>
          <w:b/>
          <w:i w:val="0"/>
          <w:iCs w:val="0"/>
          <w:noProof/>
          <w:color w:val="000000" w:themeColor="text1"/>
          <w:sz w:val="24"/>
          <w:szCs w:val="24"/>
        </w:rPr>
        <w:t>4</w:t>
      </w:r>
      <w:r w:rsidRPr="005143F5">
        <w:rPr>
          <w:b/>
          <w:i w:val="0"/>
          <w:iCs w:val="0"/>
          <w:color w:val="000000" w:themeColor="text1"/>
          <w:sz w:val="24"/>
          <w:szCs w:val="24"/>
        </w:rPr>
        <w:fldChar w:fldCharType="end"/>
      </w:r>
      <w:bookmarkEnd w:id="52"/>
      <w:r w:rsidRPr="005143F5">
        <w:rPr>
          <w:b/>
          <w:i w:val="0"/>
          <w:iCs w:val="0"/>
          <w:color w:val="000000" w:themeColor="text1"/>
          <w:sz w:val="24"/>
          <w:szCs w:val="24"/>
        </w:rPr>
        <w:t xml:space="preserve"> : Filter Operation</w:t>
      </w:r>
      <w:bookmarkEnd w:id="53"/>
    </w:p>
    <w:p w14:paraId="204CF095" w14:textId="49012A7A" w:rsidR="004C5E27" w:rsidRPr="004C5E27" w:rsidRDefault="004C5E27" w:rsidP="004C5E27">
      <w:pPr>
        <w:spacing w:line="240" w:lineRule="auto"/>
      </w:pPr>
      <w:r>
        <w:t xml:space="preserve"> </w:t>
      </w:r>
    </w:p>
    <w:p w14:paraId="7B7D6703" w14:textId="19C65A8D" w:rsidR="004C5E27" w:rsidRDefault="00456247" w:rsidP="004C5E27">
      <w:r>
        <w:t>The Zybo Z7-20 development board is used for the application of this project. The Zybo Z7 is a All Programmable System-on-Chip (AP SoC) device. It contains a dual-core ARM Cortex-A9 processor with Field Programmable Gate Array (FPGA) logic.</w:t>
      </w:r>
      <w:r w:rsidR="00755773">
        <w:t xml:space="preserve"> </w:t>
      </w:r>
      <w:r w:rsidR="00CC1274">
        <w:t>The board can be broken down in to two sections, programmable logic and the processing system (PS).</w:t>
      </w:r>
    </w:p>
    <w:p w14:paraId="2F776A67" w14:textId="77777777" w:rsidR="00CC1274" w:rsidRDefault="00CC1274" w:rsidP="00CC1274">
      <w:pPr>
        <w:keepNext/>
        <w:jc w:val="center"/>
      </w:pPr>
      <w:r>
        <w:rPr>
          <w:noProof/>
        </w:rPr>
        <w:lastRenderedPageBreak/>
        <w:drawing>
          <wp:inline distT="0" distB="0" distL="0" distR="0" wp14:anchorId="048BEE78" wp14:editId="14D97DEF">
            <wp:extent cx="2724912" cy="3005724"/>
            <wp:effectExtent l="0" t="0" r="0" b="0"/>
            <wp:docPr id="101918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6492" cy="3029528"/>
                    </a:xfrm>
                    <a:prstGeom prst="rect">
                      <a:avLst/>
                    </a:prstGeom>
                    <a:noFill/>
                    <a:ln>
                      <a:noFill/>
                    </a:ln>
                  </pic:spPr>
                </pic:pic>
              </a:graphicData>
            </a:graphic>
          </wp:inline>
        </w:drawing>
      </w:r>
    </w:p>
    <w:p w14:paraId="54A92E1E" w14:textId="43C42763" w:rsidR="00CC1274" w:rsidRPr="005143F5" w:rsidRDefault="00CC1274" w:rsidP="00CC1274">
      <w:pPr>
        <w:pStyle w:val="Caption"/>
        <w:jc w:val="center"/>
        <w:rPr>
          <w:b/>
          <w:i w:val="0"/>
          <w:iCs w:val="0"/>
          <w:color w:val="auto"/>
          <w:sz w:val="24"/>
          <w:szCs w:val="24"/>
          <w:vertAlign w:val="superscript"/>
        </w:rPr>
      </w:pPr>
      <w:bookmarkStart w:id="54" w:name="_Toc244119060"/>
      <w:r w:rsidRPr="005143F5">
        <w:rPr>
          <w:b/>
          <w:i w:val="0"/>
          <w:iCs w:val="0"/>
          <w:color w:val="auto"/>
          <w:sz w:val="24"/>
          <w:szCs w:val="24"/>
        </w:rPr>
        <w:t xml:space="preserve">Figure </w:t>
      </w:r>
      <w:r w:rsidRPr="005143F5">
        <w:rPr>
          <w:b/>
          <w:i w:val="0"/>
          <w:iCs w:val="0"/>
          <w:color w:val="auto"/>
          <w:sz w:val="24"/>
          <w:szCs w:val="24"/>
        </w:rPr>
        <w:fldChar w:fldCharType="begin"/>
      </w:r>
      <w:r w:rsidRPr="005143F5">
        <w:rPr>
          <w:b/>
          <w:i w:val="0"/>
          <w:iCs w:val="0"/>
          <w:color w:val="auto"/>
          <w:sz w:val="24"/>
          <w:szCs w:val="24"/>
        </w:rPr>
        <w:instrText xml:space="preserve"> SEQ Figure \* ARABIC </w:instrText>
      </w:r>
      <w:r w:rsidRPr="005143F5">
        <w:rPr>
          <w:b/>
          <w:i w:val="0"/>
          <w:iCs w:val="0"/>
          <w:color w:val="auto"/>
          <w:sz w:val="24"/>
          <w:szCs w:val="24"/>
        </w:rPr>
        <w:fldChar w:fldCharType="separate"/>
      </w:r>
      <w:r w:rsidR="00E92290">
        <w:rPr>
          <w:b/>
          <w:i w:val="0"/>
          <w:iCs w:val="0"/>
          <w:noProof/>
          <w:color w:val="auto"/>
          <w:sz w:val="24"/>
          <w:szCs w:val="24"/>
        </w:rPr>
        <w:t>5</w:t>
      </w:r>
      <w:r w:rsidRPr="005143F5">
        <w:rPr>
          <w:b/>
          <w:i w:val="0"/>
          <w:iCs w:val="0"/>
          <w:color w:val="auto"/>
          <w:sz w:val="24"/>
          <w:szCs w:val="24"/>
        </w:rPr>
        <w:fldChar w:fldCharType="end"/>
      </w:r>
      <w:r w:rsidRPr="005143F5">
        <w:rPr>
          <w:b/>
          <w:i w:val="0"/>
          <w:iCs w:val="0"/>
          <w:color w:val="auto"/>
          <w:sz w:val="24"/>
          <w:szCs w:val="24"/>
        </w:rPr>
        <w:t>: Zybo Block Diagram</w:t>
      </w:r>
      <w:r w:rsidR="00BF4AA6" w:rsidRPr="00BF4AA6">
        <w:rPr>
          <w:b/>
          <w:i w:val="0"/>
          <w:iCs w:val="0"/>
          <w:color w:val="auto"/>
          <w:sz w:val="24"/>
          <w:szCs w:val="24"/>
          <w:vertAlign w:val="superscript"/>
        </w:rPr>
        <w:t>1</w:t>
      </w:r>
      <w:bookmarkEnd w:id="54"/>
    </w:p>
    <w:p w14:paraId="379CDD95" w14:textId="247D5C5D" w:rsidR="00525710" w:rsidRDefault="00107292" w:rsidP="00F50E3D">
      <w:r>
        <w:t xml:space="preserve">In order to access the PL design for the Sobel filter, Advanced eXtensible </w:t>
      </w:r>
      <w:r w:rsidR="000B712D">
        <w:t xml:space="preserve">Interface (AXI) buses are used to establish </w:t>
      </w:r>
      <w:r w:rsidR="00125D99">
        <w:t>communications</w:t>
      </w:r>
      <w:r w:rsidR="000B712D">
        <w:t xml:space="preserve"> with PS portion. </w:t>
      </w:r>
      <w:r w:rsidR="00125D99">
        <w:t xml:space="preserve">The AXI buses will be used to read and write to addresses chosen </w:t>
      </w:r>
      <w:r w:rsidR="005E5AD0">
        <w:t>as targets for the inputs and outputs of the PL.</w:t>
      </w:r>
    </w:p>
    <w:p w14:paraId="784D2B35" w14:textId="01752002" w:rsidR="00525710" w:rsidRDefault="00525710" w:rsidP="00F50E3D">
      <w:r>
        <w:t>To perform the arithmetic correctly in the firmware logic, signed fixed-point arithmetic is used.</w:t>
      </w:r>
      <w:r w:rsidR="00BB5584">
        <w:t xml:space="preserve"> Using a grey-scale image each pixel is represented by </w:t>
      </w:r>
      <w:r w:rsidR="0065510A">
        <w:t xml:space="preserve">a </w:t>
      </w:r>
      <w:r w:rsidR="00BB5584">
        <w:t xml:space="preserve">uint8, unsigned </w:t>
      </w:r>
      <w:r w:rsidR="008625E4">
        <w:t>8-bit</w:t>
      </w:r>
      <w:r w:rsidR="0065510A">
        <w:t>, value. On the grey-scale range, a max value of 255 is white whi</w:t>
      </w:r>
      <w:r w:rsidR="008625E4">
        <w:t xml:space="preserve">le a min value of zero is black. </w:t>
      </w:r>
    </w:p>
    <w:p w14:paraId="591E79CA" w14:textId="77777777" w:rsidR="0065510A" w:rsidRDefault="0065510A" w:rsidP="0065510A">
      <w:pPr>
        <w:keepNext/>
        <w:jc w:val="center"/>
      </w:pPr>
      <w:r>
        <w:rPr>
          <w:noProof/>
        </w:rPr>
        <w:drawing>
          <wp:inline distT="0" distB="0" distL="0" distR="0" wp14:anchorId="0FAD2419" wp14:editId="062F64A3">
            <wp:extent cx="4076700" cy="1800101"/>
            <wp:effectExtent l="0" t="0" r="0" b="0"/>
            <wp:docPr id="1" name="Picture 1" descr="Greyscale and Color Image | TheAILea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yscale and Color Image | TheAILearn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87062" cy="1804676"/>
                    </a:xfrm>
                    <a:prstGeom prst="rect">
                      <a:avLst/>
                    </a:prstGeom>
                    <a:noFill/>
                    <a:ln>
                      <a:noFill/>
                    </a:ln>
                  </pic:spPr>
                </pic:pic>
              </a:graphicData>
            </a:graphic>
          </wp:inline>
        </w:drawing>
      </w:r>
    </w:p>
    <w:p w14:paraId="08FB7148" w14:textId="464682AD" w:rsidR="008D6711" w:rsidRPr="005143F5" w:rsidRDefault="0065510A" w:rsidP="008D6711">
      <w:pPr>
        <w:pStyle w:val="Caption"/>
        <w:jc w:val="center"/>
        <w:rPr>
          <w:b/>
          <w:i w:val="0"/>
          <w:color w:val="000000" w:themeColor="text1"/>
          <w:sz w:val="24"/>
        </w:rPr>
      </w:pPr>
      <w:bookmarkStart w:id="55" w:name="_Toc244119061"/>
      <w:r w:rsidRPr="005143F5">
        <w:rPr>
          <w:b/>
          <w:i w:val="0"/>
          <w:color w:val="000000" w:themeColor="text1"/>
          <w:sz w:val="24"/>
        </w:rPr>
        <w:t xml:space="preserve">Figure </w:t>
      </w:r>
      <w:r w:rsidRPr="005143F5">
        <w:rPr>
          <w:b/>
          <w:i w:val="0"/>
          <w:color w:val="000000" w:themeColor="text1"/>
          <w:sz w:val="24"/>
        </w:rPr>
        <w:fldChar w:fldCharType="begin"/>
      </w:r>
      <w:r w:rsidRPr="005143F5">
        <w:rPr>
          <w:b/>
          <w:i w:val="0"/>
          <w:color w:val="000000" w:themeColor="text1"/>
          <w:sz w:val="24"/>
        </w:rPr>
        <w:instrText xml:space="preserve"> SEQ Figure \* ARABIC </w:instrText>
      </w:r>
      <w:r w:rsidRPr="005143F5">
        <w:rPr>
          <w:b/>
          <w:i w:val="0"/>
          <w:color w:val="000000" w:themeColor="text1"/>
          <w:sz w:val="24"/>
        </w:rPr>
        <w:fldChar w:fldCharType="separate"/>
      </w:r>
      <w:r w:rsidR="00E92290">
        <w:rPr>
          <w:b/>
          <w:i w:val="0"/>
          <w:noProof/>
          <w:color w:val="000000" w:themeColor="text1"/>
          <w:sz w:val="24"/>
        </w:rPr>
        <w:t>6</w:t>
      </w:r>
      <w:r w:rsidRPr="005143F5">
        <w:rPr>
          <w:b/>
          <w:i w:val="0"/>
          <w:color w:val="000000" w:themeColor="text1"/>
          <w:sz w:val="24"/>
        </w:rPr>
        <w:fldChar w:fldCharType="end"/>
      </w:r>
      <w:r w:rsidRPr="005143F5">
        <w:rPr>
          <w:b/>
          <w:i w:val="0"/>
          <w:color w:val="000000" w:themeColor="text1"/>
          <w:sz w:val="24"/>
        </w:rPr>
        <w:t xml:space="preserve"> : Grey Scale Range</w:t>
      </w:r>
      <w:bookmarkEnd w:id="55"/>
    </w:p>
    <w:p w14:paraId="2937112D" w14:textId="65DFEAA9" w:rsidR="008D6711" w:rsidRPr="008D6711" w:rsidRDefault="008D6711" w:rsidP="008D6711"/>
    <w:p w14:paraId="5614D9B1" w14:textId="77777777" w:rsidR="00116751" w:rsidRDefault="00116751" w:rsidP="00525710">
      <w:pPr>
        <w:pStyle w:val="Heading1"/>
        <w:ind w:left="720"/>
        <w:rPr>
          <w:b/>
          <w:bCs/>
          <w:color w:val="auto"/>
        </w:rPr>
      </w:pPr>
      <w:bookmarkStart w:id="56" w:name="_Ref243463993"/>
      <w:r w:rsidRPr="00116751">
        <w:rPr>
          <w:b/>
          <w:bCs/>
          <w:color w:val="auto"/>
        </w:rPr>
        <w:lastRenderedPageBreak/>
        <w:t>Design Implementation</w:t>
      </w:r>
      <w:bookmarkEnd w:id="56"/>
      <w:r w:rsidRPr="00116751">
        <w:rPr>
          <w:b/>
          <w:bCs/>
          <w:color w:val="auto"/>
        </w:rPr>
        <w:t xml:space="preserve"> </w:t>
      </w:r>
    </w:p>
    <w:p w14:paraId="2B0DEF66" w14:textId="050EDD03" w:rsidR="00823F05" w:rsidRPr="00116751" w:rsidRDefault="00681329" w:rsidP="00116751">
      <w:r>
        <w:t>The Sobel design was broken down into three submodules</w:t>
      </w:r>
      <w:r w:rsidR="00823F05">
        <w:t xml:space="preserve">, </w:t>
      </w:r>
      <w:r>
        <w:t xml:space="preserve">as shown in </w:t>
      </w:r>
      <w:r w:rsidR="002613DF" w:rsidRPr="002613DF">
        <w:fldChar w:fldCharType="begin"/>
      </w:r>
      <w:r w:rsidR="002613DF" w:rsidRPr="002613DF">
        <w:instrText xml:space="preserve"> REF _Ref243417072 \h  \* MERGEFORMAT </w:instrText>
      </w:r>
      <w:r w:rsidR="002613DF" w:rsidRPr="002613DF">
        <w:fldChar w:fldCharType="separate"/>
      </w:r>
      <w:r w:rsidR="00E92290" w:rsidRPr="00E92290">
        <w:t xml:space="preserve">Figure </w:t>
      </w:r>
      <w:r w:rsidR="00E92290" w:rsidRPr="00E92290">
        <w:rPr>
          <w:noProof/>
        </w:rPr>
        <w:t>7</w:t>
      </w:r>
      <w:r w:rsidR="002613DF" w:rsidRPr="002613DF">
        <w:fldChar w:fldCharType="end"/>
      </w:r>
      <w:r w:rsidR="00823F05">
        <w:t>. The Sobel X module handles the x-derivative, the Y module handles the y-derivative, and the Square Root module to finalize the output.</w:t>
      </w:r>
    </w:p>
    <w:p w14:paraId="09C7224D" w14:textId="77777777" w:rsidR="00116751" w:rsidRDefault="00116751" w:rsidP="00116751">
      <w:pPr>
        <w:keepNext/>
        <w:jc w:val="center"/>
      </w:pPr>
      <w:r w:rsidRPr="00116751">
        <w:rPr>
          <w:noProof/>
        </w:rPr>
        <w:drawing>
          <wp:inline distT="0" distB="0" distL="0" distR="0" wp14:anchorId="5F07374B" wp14:editId="7325483C">
            <wp:extent cx="2565987" cy="3081528"/>
            <wp:effectExtent l="0" t="0" r="0" b="0"/>
            <wp:docPr id="76848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84235" name=""/>
                    <pic:cNvPicPr/>
                  </pic:nvPicPr>
                  <pic:blipFill>
                    <a:blip r:embed="rId16"/>
                    <a:stretch>
                      <a:fillRect/>
                    </a:stretch>
                  </pic:blipFill>
                  <pic:spPr>
                    <a:xfrm>
                      <a:off x="0" y="0"/>
                      <a:ext cx="2575033" cy="3092392"/>
                    </a:xfrm>
                    <a:prstGeom prst="rect">
                      <a:avLst/>
                    </a:prstGeom>
                  </pic:spPr>
                </pic:pic>
              </a:graphicData>
            </a:graphic>
          </wp:inline>
        </w:drawing>
      </w:r>
    </w:p>
    <w:p w14:paraId="3E122E06" w14:textId="7CB5CCC4" w:rsidR="00F50E3D" w:rsidRDefault="00116751" w:rsidP="00116751">
      <w:pPr>
        <w:pStyle w:val="Caption"/>
        <w:jc w:val="center"/>
        <w:rPr>
          <w:b/>
          <w:i w:val="0"/>
          <w:iCs w:val="0"/>
          <w:color w:val="auto"/>
          <w:sz w:val="24"/>
        </w:rPr>
      </w:pPr>
      <w:bookmarkStart w:id="57" w:name="_Ref243417072"/>
      <w:bookmarkStart w:id="58" w:name="_Toc244119062"/>
      <w:r w:rsidRPr="005143F5">
        <w:rPr>
          <w:b/>
          <w:i w:val="0"/>
          <w:iCs w:val="0"/>
          <w:color w:val="auto"/>
          <w:sz w:val="24"/>
        </w:rPr>
        <w:t xml:space="preserve">Figure </w:t>
      </w:r>
      <w:r w:rsidRPr="005143F5">
        <w:rPr>
          <w:b/>
          <w:i w:val="0"/>
          <w:iCs w:val="0"/>
          <w:color w:val="auto"/>
          <w:sz w:val="24"/>
        </w:rPr>
        <w:fldChar w:fldCharType="begin"/>
      </w:r>
      <w:r w:rsidRPr="005143F5">
        <w:rPr>
          <w:b/>
          <w:i w:val="0"/>
          <w:iCs w:val="0"/>
          <w:color w:val="auto"/>
          <w:sz w:val="24"/>
        </w:rPr>
        <w:instrText xml:space="preserve"> SEQ Figure \* ARABIC </w:instrText>
      </w:r>
      <w:r w:rsidRPr="005143F5">
        <w:rPr>
          <w:b/>
          <w:i w:val="0"/>
          <w:iCs w:val="0"/>
          <w:color w:val="auto"/>
          <w:sz w:val="24"/>
        </w:rPr>
        <w:fldChar w:fldCharType="separate"/>
      </w:r>
      <w:r w:rsidR="00E92290">
        <w:rPr>
          <w:b/>
          <w:i w:val="0"/>
          <w:iCs w:val="0"/>
          <w:noProof/>
          <w:color w:val="auto"/>
          <w:sz w:val="24"/>
        </w:rPr>
        <w:t>7</w:t>
      </w:r>
      <w:r w:rsidRPr="005143F5">
        <w:rPr>
          <w:b/>
          <w:i w:val="0"/>
          <w:iCs w:val="0"/>
          <w:color w:val="auto"/>
          <w:sz w:val="24"/>
        </w:rPr>
        <w:fldChar w:fldCharType="end"/>
      </w:r>
      <w:bookmarkEnd w:id="57"/>
      <w:r w:rsidRPr="005143F5">
        <w:rPr>
          <w:b/>
          <w:i w:val="0"/>
          <w:iCs w:val="0"/>
          <w:color w:val="auto"/>
          <w:sz w:val="24"/>
        </w:rPr>
        <w:t>: Sobel Filter Block Design</w:t>
      </w:r>
      <w:bookmarkEnd w:id="58"/>
    </w:p>
    <w:p w14:paraId="25BDA1D6" w14:textId="246471CC" w:rsidR="00387EC7" w:rsidRPr="00387EC7" w:rsidRDefault="00387EC7" w:rsidP="00387EC7">
      <w:r>
        <w:t xml:space="preserve">Finite-state machines (FSMs) control how the logic transitions through determined stages. The state machine below in </w:t>
      </w:r>
      <w:r w:rsidRPr="004845D1">
        <w:fldChar w:fldCharType="begin"/>
      </w:r>
      <w:r w:rsidRPr="004845D1">
        <w:instrText xml:space="preserve"> REF _Ref243734373 \h  \* MERGEFORMAT </w:instrText>
      </w:r>
      <w:r w:rsidRPr="004845D1">
        <w:fldChar w:fldCharType="separate"/>
      </w:r>
      <w:r w:rsidR="00E92290" w:rsidRPr="00E92290">
        <w:rPr>
          <w:noProof/>
        </w:rPr>
        <w:t>Figure</w:t>
      </w:r>
      <w:r w:rsidR="00E92290" w:rsidRPr="00E92290">
        <w:t xml:space="preserve"> 9</w:t>
      </w:r>
      <w:r w:rsidRPr="004845D1">
        <w:fldChar w:fldCharType="end"/>
      </w:r>
      <w:r>
        <w:t xml:space="preserve">, is the state flow for the </w:t>
      </w:r>
      <w:r w:rsidR="009D7984">
        <w:t xml:space="preserve">main </w:t>
      </w:r>
      <w:r>
        <w:t xml:space="preserve">Sobel </w:t>
      </w:r>
      <w:r w:rsidR="009D7984">
        <w:t xml:space="preserve">filter </w:t>
      </w:r>
      <w:r>
        <w:t>module. A start signal is used to initiate the module state machine.</w:t>
      </w:r>
    </w:p>
    <w:p w14:paraId="13BBC7A5" w14:textId="77777777" w:rsidR="00387EC7" w:rsidRDefault="00387EC7" w:rsidP="00387EC7">
      <w:pPr>
        <w:keepNext/>
        <w:jc w:val="center"/>
      </w:pPr>
      <w:r w:rsidRPr="00387EC7">
        <w:rPr>
          <w:noProof/>
        </w:rPr>
        <w:drawing>
          <wp:inline distT="0" distB="0" distL="0" distR="0" wp14:anchorId="4B7614AC" wp14:editId="5E5802E1">
            <wp:extent cx="2553737" cy="2255520"/>
            <wp:effectExtent l="0" t="0" r="0" b="0"/>
            <wp:docPr id="70497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77146" name=""/>
                    <pic:cNvPicPr/>
                  </pic:nvPicPr>
                  <pic:blipFill>
                    <a:blip r:embed="rId17"/>
                    <a:stretch>
                      <a:fillRect/>
                    </a:stretch>
                  </pic:blipFill>
                  <pic:spPr>
                    <a:xfrm>
                      <a:off x="0" y="0"/>
                      <a:ext cx="2565004" cy="2265471"/>
                    </a:xfrm>
                    <a:prstGeom prst="rect">
                      <a:avLst/>
                    </a:prstGeom>
                  </pic:spPr>
                </pic:pic>
              </a:graphicData>
            </a:graphic>
          </wp:inline>
        </w:drawing>
      </w:r>
    </w:p>
    <w:p w14:paraId="64161BF4" w14:textId="12F32C4B" w:rsidR="00387EC7" w:rsidRPr="007731E0" w:rsidRDefault="00387EC7" w:rsidP="00387EC7">
      <w:pPr>
        <w:pStyle w:val="Caption"/>
        <w:jc w:val="center"/>
        <w:rPr>
          <w:b/>
          <w:bCs/>
          <w:i w:val="0"/>
          <w:iCs w:val="0"/>
          <w:color w:val="000000" w:themeColor="text1"/>
          <w:sz w:val="24"/>
          <w:szCs w:val="24"/>
        </w:rPr>
      </w:pPr>
      <w:bookmarkStart w:id="59" w:name="_Ref243843957"/>
      <w:bookmarkStart w:id="60" w:name="_Toc244119063"/>
      <w:r w:rsidRPr="007731E0">
        <w:rPr>
          <w:b/>
          <w:bCs/>
          <w:i w:val="0"/>
          <w:iCs w:val="0"/>
          <w:color w:val="000000" w:themeColor="text1"/>
          <w:sz w:val="24"/>
          <w:szCs w:val="24"/>
        </w:rPr>
        <w:t xml:space="preserve">Figure </w:t>
      </w:r>
      <w:r w:rsidRPr="007731E0">
        <w:rPr>
          <w:b/>
          <w:bCs/>
          <w:i w:val="0"/>
          <w:iCs w:val="0"/>
          <w:color w:val="000000" w:themeColor="text1"/>
          <w:sz w:val="24"/>
          <w:szCs w:val="24"/>
        </w:rPr>
        <w:fldChar w:fldCharType="begin"/>
      </w:r>
      <w:r w:rsidRPr="007731E0">
        <w:rPr>
          <w:b/>
          <w:bCs/>
          <w:i w:val="0"/>
          <w:iCs w:val="0"/>
          <w:color w:val="000000" w:themeColor="text1"/>
          <w:sz w:val="24"/>
          <w:szCs w:val="24"/>
        </w:rPr>
        <w:instrText xml:space="preserve"> SEQ Figure \* ARABIC </w:instrText>
      </w:r>
      <w:r w:rsidRPr="007731E0">
        <w:rPr>
          <w:b/>
          <w:bCs/>
          <w:i w:val="0"/>
          <w:iCs w:val="0"/>
          <w:color w:val="000000" w:themeColor="text1"/>
          <w:sz w:val="24"/>
          <w:szCs w:val="24"/>
        </w:rPr>
        <w:fldChar w:fldCharType="separate"/>
      </w:r>
      <w:r w:rsidR="00E92290">
        <w:rPr>
          <w:b/>
          <w:bCs/>
          <w:i w:val="0"/>
          <w:iCs w:val="0"/>
          <w:noProof/>
          <w:color w:val="000000" w:themeColor="text1"/>
          <w:sz w:val="24"/>
          <w:szCs w:val="24"/>
        </w:rPr>
        <w:t>8</w:t>
      </w:r>
      <w:r w:rsidRPr="007731E0">
        <w:rPr>
          <w:b/>
          <w:bCs/>
          <w:i w:val="0"/>
          <w:iCs w:val="0"/>
          <w:color w:val="000000" w:themeColor="text1"/>
          <w:sz w:val="24"/>
          <w:szCs w:val="24"/>
        </w:rPr>
        <w:fldChar w:fldCharType="end"/>
      </w:r>
      <w:bookmarkEnd w:id="59"/>
      <w:r w:rsidRPr="007731E0">
        <w:rPr>
          <w:b/>
          <w:bCs/>
          <w:i w:val="0"/>
          <w:iCs w:val="0"/>
          <w:color w:val="000000" w:themeColor="text1"/>
          <w:sz w:val="24"/>
          <w:szCs w:val="24"/>
        </w:rPr>
        <w:t>: Sobel Filter State Diagram</w:t>
      </w:r>
      <w:bookmarkEnd w:id="60"/>
    </w:p>
    <w:p w14:paraId="69CC28D8" w14:textId="36290BBF" w:rsidR="004845D1" w:rsidRDefault="004845D1" w:rsidP="004845D1">
      <w:r>
        <w:lastRenderedPageBreak/>
        <w:t xml:space="preserve">The state machine below in </w:t>
      </w:r>
      <w:r w:rsidRPr="00431656">
        <w:fldChar w:fldCharType="begin"/>
      </w:r>
      <w:r w:rsidRPr="00431656">
        <w:instrText xml:space="preserve"> REF _Ref243734373 \h  \* MERGEFORMAT </w:instrText>
      </w:r>
      <w:r w:rsidRPr="00431656">
        <w:fldChar w:fldCharType="separate"/>
      </w:r>
      <w:r w:rsidR="00E92290" w:rsidRPr="00E92290">
        <w:t xml:space="preserve">Figure </w:t>
      </w:r>
      <w:r w:rsidR="00E92290" w:rsidRPr="00E92290">
        <w:rPr>
          <w:noProof/>
        </w:rPr>
        <w:t>9</w:t>
      </w:r>
      <w:r w:rsidRPr="00431656">
        <w:fldChar w:fldCharType="end"/>
      </w:r>
      <w:r>
        <w:t>, is the state flow for the Sobel X and Y submodules. The arithmetic logic is broken down in to multiple stages to handle the saturation and overflow checks correctly.</w:t>
      </w:r>
    </w:p>
    <w:p w14:paraId="5847D164" w14:textId="77777777" w:rsidR="004845D1" w:rsidRDefault="004845D1" w:rsidP="004845D1">
      <w:pPr>
        <w:keepNext/>
        <w:jc w:val="center"/>
      </w:pPr>
      <w:r w:rsidRPr="00431656">
        <w:rPr>
          <w:noProof/>
        </w:rPr>
        <w:drawing>
          <wp:inline distT="0" distB="0" distL="0" distR="0" wp14:anchorId="5BCC2CF9" wp14:editId="42E62360">
            <wp:extent cx="2875019" cy="2712720"/>
            <wp:effectExtent l="0" t="0" r="0" b="0"/>
            <wp:docPr id="14659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9758" name=""/>
                    <pic:cNvPicPr/>
                  </pic:nvPicPr>
                  <pic:blipFill>
                    <a:blip r:embed="rId18"/>
                    <a:stretch>
                      <a:fillRect/>
                    </a:stretch>
                  </pic:blipFill>
                  <pic:spPr>
                    <a:xfrm>
                      <a:off x="0" y="0"/>
                      <a:ext cx="2882363" cy="2719649"/>
                    </a:xfrm>
                    <a:prstGeom prst="rect">
                      <a:avLst/>
                    </a:prstGeom>
                  </pic:spPr>
                </pic:pic>
              </a:graphicData>
            </a:graphic>
          </wp:inline>
        </w:drawing>
      </w:r>
    </w:p>
    <w:p w14:paraId="5638CAE2" w14:textId="734009B5" w:rsidR="004845D1" w:rsidRPr="00B94C0F" w:rsidRDefault="004845D1" w:rsidP="004845D1">
      <w:pPr>
        <w:pStyle w:val="Caption"/>
        <w:jc w:val="center"/>
        <w:rPr>
          <w:b/>
          <w:bCs/>
          <w:i w:val="0"/>
          <w:iCs w:val="0"/>
          <w:color w:val="000000" w:themeColor="text1"/>
          <w:sz w:val="24"/>
          <w:szCs w:val="24"/>
        </w:rPr>
      </w:pPr>
      <w:bookmarkStart w:id="61" w:name="_Ref243734373"/>
      <w:bookmarkStart w:id="62" w:name="_Toc244119064"/>
      <w:r w:rsidRPr="00B94C0F">
        <w:rPr>
          <w:b/>
          <w:bCs/>
          <w:i w:val="0"/>
          <w:iCs w:val="0"/>
          <w:color w:val="000000" w:themeColor="text1"/>
          <w:sz w:val="24"/>
          <w:szCs w:val="24"/>
        </w:rPr>
        <w:t xml:space="preserve">Figure </w:t>
      </w:r>
      <w:r w:rsidRPr="00B94C0F">
        <w:rPr>
          <w:b/>
          <w:bCs/>
          <w:i w:val="0"/>
          <w:iCs w:val="0"/>
          <w:color w:val="000000" w:themeColor="text1"/>
          <w:sz w:val="24"/>
          <w:szCs w:val="24"/>
        </w:rPr>
        <w:fldChar w:fldCharType="begin"/>
      </w:r>
      <w:r w:rsidRPr="00B94C0F">
        <w:rPr>
          <w:b/>
          <w:bCs/>
          <w:i w:val="0"/>
          <w:iCs w:val="0"/>
          <w:color w:val="000000" w:themeColor="text1"/>
          <w:sz w:val="24"/>
          <w:szCs w:val="24"/>
        </w:rPr>
        <w:instrText xml:space="preserve"> SEQ Figure \* ARABIC </w:instrText>
      </w:r>
      <w:r w:rsidRPr="00B94C0F">
        <w:rPr>
          <w:b/>
          <w:bCs/>
          <w:i w:val="0"/>
          <w:iCs w:val="0"/>
          <w:color w:val="000000" w:themeColor="text1"/>
          <w:sz w:val="24"/>
          <w:szCs w:val="24"/>
        </w:rPr>
        <w:fldChar w:fldCharType="separate"/>
      </w:r>
      <w:r w:rsidR="00E92290">
        <w:rPr>
          <w:b/>
          <w:bCs/>
          <w:i w:val="0"/>
          <w:iCs w:val="0"/>
          <w:noProof/>
          <w:color w:val="000000" w:themeColor="text1"/>
          <w:sz w:val="24"/>
          <w:szCs w:val="24"/>
        </w:rPr>
        <w:t>9</w:t>
      </w:r>
      <w:r w:rsidRPr="00B94C0F">
        <w:rPr>
          <w:b/>
          <w:bCs/>
          <w:i w:val="0"/>
          <w:iCs w:val="0"/>
          <w:color w:val="000000" w:themeColor="text1"/>
          <w:sz w:val="24"/>
          <w:szCs w:val="24"/>
        </w:rPr>
        <w:fldChar w:fldCharType="end"/>
      </w:r>
      <w:bookmarkEnd w:id="61"/>
      <w:r w:rsidRPr="00B94C0F">
        <w:rPr>
          <w:b/>
          <w:bCs/>
          <w:i w:val="0"/>
          <w:iCs w:val="0"/>
          <w:color w:val="000000" w:themeColor="text1"/>
          <w:sz w:val="24"/>
          <w:szCs w:val="24"/>
        </w:rPr>
        <w:t>: Sobel X &amp; Y State Machine Diagram</w:t>
      </w:r>
      <w:bookmarkEnd w:id="62"/>
    </w:p>
    <w:p w14:paraId="0097FF75" w14:textId="0497F756" w:rsidR="00525710" w:rsidRDefault="008625E4" w:rsidP="00525710">
      <w:r>
        <w:t xml:space="preserve">The </w:t>
      </w:r>
      <w:r w:rsidR="00525710">
        <w:t xml:space="preserve">input </w:t>
      </w:r>
      <w:r w:rsidR="005A22FF">
        <w:t>array subsection</w:t>
      </w:r>
      <w:r w:rsidR="00525710">
        <w:t xml:space="preserve"> for both the X and Y </w:t>
      </w:r>
      <w:r w:rsidR="009D7984">
        <w:t xml:space="preserve">sub </w:t>
      </w:r>
      <w:r w:rsidR="00525710">
        <w:t>modules are nine uint8</w:t>
      </w:r>
      <w:r>
        <w:t xml:space="preserve"> values</w:t>
      </w:r>
      <w:r w:rsidR="005A22FF">
        <w:t xml:space="preserve">. </w:t>
      </w:r>
      <w:r w:rsidR="007731E0">
        <w:t>To</w:t>
      </w:r>
      <w:r w:rsidR="005A22FF">
        <w:t xml:space="preserve"> perform the convolution operation, </w:t>
      </w:r>
      <w:r w:rsidR="00745B3F">
        <w:t xml:space="preserve">the max and min </w:t>
      </w:r>
      <w:r w:rsidR="002425E3">
        <w:t xml:space="preserve">ranges </w:t>
      </w:r>
      <w:r w:rsidR="002874DE">
        <w:t xml:space="preserve">need to </w:t>
      </w:r>
      <w:r w:rsidR="002425E3">
        <w:t xml:space="preserve">be </w:t>
      </w:r>
      <w:r w:rsidR="002874DE">
        <w:t>determine</w:t>
      </w:r>
      <w:r w:rsidR="002425E3">
        <w:t>d</w:t>
      </w:r>
      <w:r w:rsidR="002874DE">
        <w:t xml:space="preserve"> </w:t>
      </w:r>
      <w:r w:rsidR="002425E3">
        <w:t>for</w:t>
      </w:r>
      <w:r w:rsidR="002874DE">
        <w:t xml:space="preserve"> the correct bit range for G</w:t>
      </w:r>
      <w:r w:rsidR="002874DE" w:rsidRPr="002874DE">
        <w:rPr>
          <w:vertAlign w:val="subscript"/>
        </w:rPr>
        <w:t>x</w:t>
      </w:r>
      <w:r w:rsidR="002874DE">
        <w:t>/G</w:t>
      </w:r>
      <w:r w:rsidR="002874DE" w:rsidRPr="002874DE">
        <w:rPr>
          <w:vertAlign w:val="subscript"/>
        </w:rPr>
        <w:t>y</w:t>
      </w:r>
      <w:r w:rsidR="0074144B">
        <w:t>. The m</w:t>
      </w:r>
      <w:r w:rsidR="002874DE">
        <w:t xml:space="preserve">ax range </w:t>
      </w:r>
      <w:r w:rsidR="0074144B">
        <w:t xml:space="preserve">is </w:t>
      </w:r>
      <w:r w:rsidR="002874DE">
        <w:t xml:space="preserve">a pixel value of 255 in all the positive weights and a pixel value of </w:t>
      </w:r>
      <w:r w:rsidR="0074144B">
        <w:t>zero</w:t>
      </w:r>
      <w:r w:rsidR="002874DE">
        <w:t xml:space="preserve"> </w:t>
      </w:r>
      <w:r w:rsidR="00EB7266">
        <w:t>in</w:t>
      </w:r>
      <w:r w:rsidR="002874DE">
        <w:t xml:space="preserve"> every other weight, gaining a maximum value of 1020.</w:t>
      </w:r>
      <w:r w:rsidR="00A942AF">
        <w:t xml:space="preserve"> </w:t>
      </w:r>
      <w:r w:rsidR="002874DE">
        <w:t>This holds true for the minimum value with the negative weights, where the minimum value is -1020.</w:t>
      </w:r>
      <w:r w:rsidR="0074144B">
        <w:t xml:space="preserve"> For this to be stored properly in signed fixed point, a bit length of 11 is used. At the most significant bit (MSB) the weight is -2</w:t>
      </w:r>
      <w:r w:rsidR="0074144B" w:rsidRPr="0074144B">
        <w:rPr>
          <w:vertAlign w:val="superscript"/>
        </w:rPr>
        <w:t>10</w:t>
      </w:r>
      <w:r w:rsidR="006D55BC">
        <w:t>,</w:t>
      </w:r>
      <w:r w:rsidR="004C1BEB">
        <w:t xml:space="preserve"> the sign bit,</w:t>
      </w:r>
      <w:r w:rsidR="006D55BC">
        <w:t xml:space="preserve"> giving a full range to -1024 to 1023.</w:t>
      </w:r>
    </w:p>
    <w:p w14:paraId="4D36A0E9" w14:textId="77777777" w:rsidR="005143F5" w:rsidRDefault="005143F5" w:rsidP="00525710"/>
    <w:tbl>
      <w:tblPr>
        <w:tblStyle w:val="TableGrid"/>
        <w:tblW w:w="0" w:type="auto"/>
        <w:tblLook w:val="04A0" w:firstRow="1" w:lastRow="0" w:firstColumn="1" w:lastColumn="0" w:noHBand="0" w:noVBand="1"/>
      </w:tblPr>
      <w:tblGrid>
        <w:gridCol w:w="870"/>
        <w:gridCol w:w="870"/>
        <w:gridCol w:w="870"/>
        <w:gridCol w:w="870"/>
        <w:gridCol w:w="870"/>
        <w:gridCol w:w="871"/>
        <w:gridCol w:w="871"/>
        <w:gridCol w:w="871"/>
        <w:gridCol w:w="871"/>
        <w:gridCol w:w="871"/>
        <w:gridCol w:w="871"/>
      </w:tblGrid>
      <w:tr w:rsidR="006D55BC" w14:paraId="53AECEC0" w14:textId="77777777" w:rsidTr="005143F5">
        <w:tc>
          <w:tcPr>
            <w:tcW w:w="870" w:type="dxa"/>
            <w:tcBorders>
              <w:bottom w:val="single" w:sz="4" w:space="0" w:color="auto"/>
            </w:tcBorders>
          </w:tcPr>
          <w:p w14:paraId="1F5C0F68" w14:textId="4A022BC8" w:rsidR="006D55BC" w:rsidRDefault="006D55BC" w:rsidP="006D55BC">
            <w:pPr>
              <w:jc w:val="center"/>
            </w:pPr>
            <w:r>
              <w:t>-2</w:t>
            </w:r>
            <w:r w:rsidRPr="0074144B">
              <w:rPr>
                <w:vertAlign w:val="superscript"/>
              </w:rPr>
              <w:t>10</w:t>
            </w:r>
          </w:p>
        </w:tc>
        <w:tc>
          <w:tcPr>
            <w:tcW w:w="870" w:type="dxa"/>
            <w:tcBorders>
              <w:bottom w:val="single" w:sz="4" w:space="0" w:color="auto"/>
            </w:tcBorders>
          </w:tcPr>
          <w:p w14:paraId="1B8DA66D" w14:textId="2CBBB0C4" w:rsidR="006D55BC" w:rsidRDefault="006D55BC" w:rsidP="006D55BC">
            <w:pPr>
              <w:jc w:val="center"/>
            </w:pPr>
            <w:r w:rsidRPr="00B57698">
              <w:t>2</w:t>
            </w:r>
            <w:r>
              <w:rPr>
                <w:vertAlign w:val="superscript"/>
              </w:rPr>
              <w:t>9</w:t>
            </w:r>
          </w:p>
        </w:tc>
        <w:tc>
          <w:tcPr>
            <w:tcW w:w="870" w:type="dxa"/>
            <w:tcBorders>
              <w:bottom w:val="single" w:sz="4" w:space="0" w:color="auto"/>
            </w:tcBorders>
          </w:tcPr>
          <w:p w14:paraId="24365ECB" w14:textId="5D59AC78" w:rsidR="006D55BC" w:rsidRDefault="006D55BC" w:rsidP="006D55BC">
            <w:pPr>
              <w:jc w:val="center"/>
            </w:pPr>
            <w:r w:rsidRPr="00B57698">
              <w:t>2</w:t>
            </w:r>
            <w:r>
              <w:rPr>
                <w:vertAlign w:val="superscript"/>
              </w:rPr>
              <w:t>8</w:t>
            </w:r>
          </w:p>
        </w:tc>
        <w:tc>
          <w:tcPr>
            <w:tcW w:w="870" w:type="dxa"/>
            <w:tcBorders>
              <w:bottom w:val="single" w:sz="4" w:space="0" w:color="auto"/>
            </w:tcBorders>
          </w:tcPr>
          <w:p w14:paraId="54DF5841" w14:textId="0C57521E" w:rsidR="006D55BC" w:rsidRDefault="006D55BC" w:rsidP="006D55BC">
            <w:pPr>
              <w:jc w:val="center"/>
            </w:pPr>
            <w:r w:rsidRPr="00B57698">
              <w:t>2</w:t>
            </w:r>
            <w:r>
              <w:rPr>
                <w:vertAlign w:val="superscript"/>
              </w:rPr>
              <w:t>7</w:t>
            </w:r>
          </w:p>
        </w:tc>
        <w:tc>
          <w:tcPr>
            <w:tcW w:w="870" w:type="dxa"/>
            <w:tcBorders>
              <w:bottom w:val="single" w:sz="4" w:space="0" w:color="auto"/>
            </w:tcBorders>
          </w:tcPr>
          <w:p w14:paraId="17498C88" w14:textId="11CB284E" w:rsidR="006D55BC" w:rsidRDefault="006D55BC" w:rsidP="006D55BC">
            <w:pPr>
              <w:jc w:val="center"/>
            </w:pPr>
            <w:r w:rsidRPr="00B57698">
              <w:t>2</w:t>
            </w:r>
            <w:r>
              <w:rPr>
                <w:vertAlign w:val="superscript"/>
              </w:rPr>
              <w:t>6</w:t>
            </w:r>
          </w:p>
        </w:tc>
        <w:tc>
          <w:tcPr>
            <w:tcW w:w="871" w:type="dxa"/>
            <w:tcBorders>
              <w:bottom w:val="single" w:sz="4" w:space="0" w:color="auto"/>
            </w:tcBorders>
          </w:tcPr>
          <w:p w14:paraId="7BA10BDA" w14:textId="131C07B2" w:rsidR="006D55BC" w:rsidRDefault="006D55BC" w:rsidP="006D55BC">
            <w:pPr>
              <w:jc w:val="center"/>
            </w:pPr>
            <w:r w:rsidRPr="00B57698">
              <w:t>2</w:t>
            </w:r>
            <w:r>
              <w:rPr>
                <w:vertAlign w:val="superscript"/>
              </w:rPr>
              <w:t>5</w:t>
            </w:r>
          </w:p>
        </w:tc>
        <w:tc>
          <w:tcPr>
            <w:tcW w:w="871" w:type="dxa"/>
            <w:tcBorders>
              <w:bottom w:val="single" w:sz="4" w:space="0" w:color="auto"/>
            </w:tcBorders>
          </w:tcPr>
          <w:p w14:paraId="6C50B137" w14:textId="7016E3BC" w:rsidR="006D55BC" w:rsidRDefault="006D55BC" w:rsidP="006D55BC">
            <w:pPr>
              <w:jc w:val="center"/>
            </w:pPr>
            <w:r w:rsidRPr="00B57698">
              <w:t>2</w:t>
            </w:r>
            <w:r>
              <w:rPr>
                <w:vertAlign w:val="superscript"/>
              </w:rPr>
              <w:t>4</w:t>
            </w:r>
          </w:p>
        </w:tc>
        <w:tc>
          <w:tcPr>
            <w:tcW w:w="871" w:type="dxa"/>
            <w:tcBorders>
              <w:bottom w:val="single" w:sz="4" w:space="0" w:color="auto"/>
            </w:tcBorders>
          </w:tcPr>
          <w:p w14:paraId="6EAB711B" w14:textId="76C130B4" w:rsidR="006D55BC" w:rsidRDefault="006D55BC" w:rsidP="006D55BC">
            <w:pPr>
              <w:jc w:val="center"/>
            </w:pPr>
            <w:r w:rsidRPr="00B57698">
              <w:t>2</w:t>
            </w:r>
            <w:r>
              <w:rPr>
                <w:vertAlign w:val="superscript"/>
              </w:rPr>
              <w:t>3</w:t>
            </w:r>
          </w:p>
        </w:tc>
        <w:tc>
          <w:tcPr>
            <w:tcW w:w="871" w:type="dxa"/>
            <w:tcBorders>
              <w:bottom w:val="single" w:sz="4" w:space="0" w:color="auto"/>
            </w:tcBorders>
          </w:tcPr>
          <w:p w14:paraId="421F08D4" w14:textId="057915EA" w:rsidR="006D55BC" w:rsidRDefault="006D55BC" w:rsidP="006D55BC">
            <w:pPr>
              <w:jc w:val="center"/>
            </w:pPr>
            <w:r w:rsidRPr="00B57698">
              <w:t>2</w:t>
            </w:r>
            <w:r>
              <w:rPr>
                <w:vertAlign w:val="superscript"/>
              </w:rPr>
              <w:t>2</w:t>
            </w:r>
          </w:p>
        </w:tc>
        <w:tc>
          <w:tcPr>
            <w:tcW w:w="871" w:type="dxa"/>
            <w:tcBorders>
              <w:bottom w:val="single" w:sz="4" w:space="0" w:color="auto"/>
            </w:tcBorders>
          </w:tcPr>
          <w:p w14:paraId="3BA275C6" w14:textId="60934B3D" w:rsidR="006D55BC" w:rsidRDefault="006D55BC" w:rsidP="006D55BC">
            <w:pPr>
              <w:jc w:val="center"/>
            </w:pPr>
            <w:r w:rsidRPr="00B57698">
              <w:t>2</w:t>
            </w:r>
            <w:r>
              <w:rPr>
                <w:vertAlign w:val="superscript"/>
              </w:rPr>
              <w:t>1</w:t>
            </w:r>
          </w:p>
        </w:tc>
        <w:tc>
          <w:tcPr>
            <w:tcW w:w="871" w:type="dxa"/>
            <w:tcBorders>
              <w:bottom w:val="single" w:sz="4" w:space="0" w:color="auto"/>
            </w:tcBorders>
          </w:tcPr>
          <w:p w14:paraId="628CEEB7" w14:textId="091EFE7A" w:rsidR="006D55BC" w:rsidRDefault="006D55BC" w:rsidP="006D55BC">
            <w:pPr>
              <w:jc w:val="center"/>
            </w:pPr>
            <w:r w:rsidRPr="00B57698">
              <w:t>2</w:t>
            </w:r>
            <w:r w:rsidRPr="00B57698">
              <w:rPr>
                <w:vertAlign w:val="superscript"/>
              </w:rPr>
              <w:t>0</w:t>
            </w:r>
          </w:p>
        </w:tc>
      </w:tr>
      <w:tr w:rsidR="005143F5" w14:paraId="5713B108" w14:textId="77777777" w:rsidTr="005143F5">
        <w:tc>
          <w:tcPr>
            <w:tcW w:w="870" w:type="dxa"/>
            <w:tcBorders>
              <w:left w:val="single" w:sz="4" w:space="0" w:color="auto"/>
              <w:right w:val="nil"/>
            </w:tcBorders>
          </w:tcPr>
          <w:p w14:paraId="009082F1" w14:textId="45195D98" w:rsidR="005143F5" w:rsidRDefault="005143F5" w:rsidP="006D55BC">
            <w:pPr>
              <w:jc w:val="center"/>
            </w:pPr>
            <w:r>
              <w:t>MSB</w:t>
            </w:r>
          </w:p>
        </w:tc>
        <w:tc>
          <w:tcPr>
            <w:tcW w:w="870" w:type="dxa"/>
            <w:tcBorders>
              <w:left w:val="nil"/>
              <w:right w:val="nil"/>
            </w:tcBorders>
          </w:tcPr>
          <w:p w14:paraId="42FBF8F8" w14:textId="77777777" w:rsidR="005143F5" w:rsidRPr="00B57698" w:rsidRDefault="005143F5" w:rsidP="006D55BC">
            <w:pPr>
              <w:jc w:val="center"/>
            </w:pPr>
          </w:p>
        </w:tc>
        <w:tc>
          <w:tcPr>
            <w:tcW w:w="870" w:type="dxa"/>
            <w:tcBorders>
              <w:left w:val="nil"/>
              <w:right w:val="nil"/>
            </w:tcBorders>
          </w:tcPr>
          <w:p w14:paraId="578B1C62" w14:textId="77777777" w:rsidR="005143F5" w:rsidRPr="00B57698" w:rsidRDefault="005143F5" w:rsidP="006D55BC">
            <w:pPr>
              <w:jc w:val="center"/>
            </w:pPr>
          </w:p>
        </w:tc>
        <w:tc>
          <w:tcPr>
            <w:tcW w:w="870" w:type="dxa"/>
            <w:tcBorders>
              <w:left w:val="nil"/>
              <w:right w:val="nil"/>
            </w:tcBorders>
          </w:tcPr>
          <w:p w14:paraId="0ECCBC30" w14:textId="77777777" w:rsidR="005143F5" w:rsidRPr="00B57698" w:rsidRDefault="005143F5" w:rsidP="006D55BC">
            <w:pPr>
              <w:jc w:val="center"/>
            </w:pPr>
          </w:p>
        </w:tc>
        <w:tc>
          <w:tcPr>
            <w:tcW w:w="870" w:type="dxa"/>
            <w:tcBorders>
              <w:left w:val="nil"/>
              <w:right w:val="nil"/>
            </w:tcBorders>
          </w:tcPr>
          <w:p w14:paraId="5F5C3615" w14:textId="77777777" w:rsidR="005143F5" w:rsidRPr="00B57698" w:rsidRDefault="005143F5" w:rsidP="006D55BC">
            <w:pPr>
              <w:jc w:val="center"/>
            </w:pPr>
          </w:p>
        </w:tc>
        <w:tc>
          <w:tcPr>
            <w:tcW w:w="871" w:type="dxa"/>
            <w:tcBorders>
              <w:left w:val="nil"/>
              <w:right w:val="nil"/>
            </w:tcBorders>
          </w:tcPr>
          <w:p w14:paraId="6F93A9C1" w14:textId="77777777" w:rsidR="005143F5" w:rsidRPr="00B57698" w:rsidRDefault="005143F5" w:rsidP="006D55BC">
            <w:pPr>
              <w:jc w:val="center"/>
            </w:pPr>
          </w:p>
        </w:tc>
        <w:tc>
          <w:tcPr>
            <w:tcW w:w="871" w:type="dxa"/>
            <w:tcBorders>
              <w:left w:val="nil"/>
              <w:right w:val="nil"/>
            </w:tcBorders>
          </w:tcPr>
          <w:p w14:paraId="0EE4410F" w14:textId="77777777" w:rsidR="005143F5" w:rsidRPr="00B57698" w:rsidRDefault="005143F5" w:rsidP="006D55BC">
            <w:pPr>
              <w:jc w:val="center"/>
            </w:pPr>
          </w:p>
        </w:tc>
        <w:tc>
          <w:tcPr>
            <w:tcW w:w="871" w:type="dxa"/>
            <w:tcBorders>
              <w:left w:val="nil"/>
              <w:right w:val="nil"/>
            </w:tcBorders>
          </w:tcPr>
          <w:p w14:paraId="65A09E4F" w14:textId="77777777" w:rsidR="005143F5" w:rsidRPr="00B57698" w:rsidRDefault="005143F5" w:rsidP="006D55BC">
            <w:pPr>
              <w:jc w:val="center"/>
            </w:pPr>
          </w:p>
        </w:tc>
        <w:tc>
          <w:tcPr>
            <w:tcW w:w="871" w:type="dxa"/>
            <w:tcBorders>
              <w:left w:val="nil"/>
              <w:right w:val="nil"/>
            </w:tcBorders>
          </w:tcPr>
          <w:p w14:paraId="5DE62FF0" w14:textId="77777777" w:rsidR="005143F5" w:rsidRPr="00B57698" w:rsidRDefault="005143F5" w:rsidP="006D55BC">
            <w:pPr>
              <w:jc w:val="center"/>
            </w:pPr>
          </w:p>
        </w:tc>
        <w:tc>
          <w:tcPr>
            <w:tcW w:w="871" w:type="dxa"/>
            <w:tcBorders>
              <w:left w:val="nil"/>
              <w:right w:val="nil"/>
            </w:tcBorders>
          </w:tcPr>
          <w:p w14:paraId="62C9F1F6" w14:textId="77777777" w:rsidR="005143F5" w:rsidRPr="00B57698" w:rsidRDefault="005143F5" w:rsidP="006D55BC">
            <w:pPr>
              <w:jc w:val="center"/>
            </w:pPr>
          </w:p>
        </w:tc>
        <w:tc>
          <w:tcPr>
            <w:tcW w:w="871" w:type="dxa"/>
            <w:tcBorders>
              <w:left w:val="nil"/>
              <w:right w:val="single" w:sz="4" w:space="0" w:color="auto"/>
            </w:tcBorders>
          </w:tcPr>
          <w:p w14:paraId="78545A28" w14:textId="6988D220" w:rsidR="005143F5" w:rsidRPr="00B57698" w:rsidRDefault="005143F5" w:rsidP="005143F5">
            <w:pPr>
              <w:keepNext/>
              <w:jc w:val="center"/>
            </w:pPr>
            <w:r>
              <w:t>LSB</w:t>
            </w:r>
          </w:p>
        </w:tc>
      </w:tr>
    </w:tbl>
    <w:p w14:paraId="14CC702F" w14:textId="23953F6D" w:rsidR="006D55BC" w:rsidRDefault="005143F5" w:rsidP="005143F5">
      <w:pPr>
        <w:pStyle w:val="Caption"/>
        <w:jc w:val="center"/>
        <w:rPr>
          <w:b/>
          <w:color w:val="000000" w:themeColor="text1"/>
          <w:sz w:val="24"/>
        </w:rPr>
      </w:pPr>
      <w:bookmarkStart w:id="63" w:name="_Toc244119055"/>
      <w:r w:rsidRPr="005143F5">
        <w:rPr>
          <w:b/>
          <w:color w:val="000000" w:themeColor="text1"/>
          <w:sz w:val="24"/>
        </w:rPr>
        <w:t xml:space="preserve">Table </w:t>
      </w:r>
      <w:r w:rsidRPr="005143F5">
        <w:rPr>
          <w:b/>
          <w:color w:val="000000" w:themeColor="text1"/>
          <w:sz w:val="24"/>
        </w:rPr>
        <w:fldChar w:fldCharType="begin"/>
      </w:r>
      <w:r w:rsidRPr="005143F5">
        <w:rPr>
          <w:b/>
          <w:color w:val="000000" w:themeColor="text1"/>
          <w:sz w:val="24"/>
        </w:rPr>
        <w:instrText xml:space="preserve"> SEQ Table \* ARABIC </w:instrText>
      </w:r>
      <w:r w:rsidRPr="005143F5">
        <w:rPr>
          <w:b/>
          <w:color w:val="000000" w:themeColor="text1"/>
          <w:sz w:val="24"/>
        </w:rPr>
        <w:fldChar w:fldCharType="separate"/>
      </w:r>
      <w:r w:rsidR="00E92290">
        <w:rPr>
          <w:b/>
          <w:noProof/>
          <w:color w:val="000000" w:themeColor="text1"/>
          <w:sz w:val="24"/>
        </w:rPr>
        <w:t>1</w:t>
      </w:r>
      <w:r w:rsidRPr="005143F5">
        <w:rPr>
          <w:b/>
          <w:color w:val="000000" w:themeColor="text1"/>
          <w:sz w:val="24"/>
        </w:rPr>
        <w:fldChar w:fldCharType="end"/>
      </w:r>
      <w:r w:rsidRPr="005143F5">
        <w:rPr>
          <w:b/>
          <w:color w:val="000000" w:themeColor="text1"/>
          <w:sz w:val="24"/>
        </w:rPr>
        <w:t xml:space="preserve"> : Bit Range Definition</w:t>
      </w:r>
      <w:bookmarkEnd w:id="63"/>
    </w:p>
    <w:p w14:paraId="054B6875" w14:textId="77777777" w:rsidR="009D7984" w:rsidRDefault="009D7984" w:rsidP="007221E1"/>
    <w:p w14:paraId="5F6F18DC" w14:textId="77777777" w:rsidR="007731E0" w:rsidRDefault="007731E0" w:rsidP="007221E1"/>
    <w:p w14:paraId="25956F2F" w14:textId="77777777" w:rsidR="007731E0" w:rsidRDefault="007731E0" w:rsidP="007221E1"/>
    <w:p w14:paraId="068C971B" w14:textId="77777777" w:rsidR="007731E0" w:rsidRDefault="007731E0" w:rsidP="007221E1"/>
    <w:p w14:paraId="6F1ABCA5" w14:textId="41F32695" w:rsidR="007221E1" w:rsidRDefault="009E7014" w:rsidP="007221E1">
      <w:r>
        <w:lastRenderedPageBreak/>
        <w:t xml:space="preserve">For the multiplication stage a saturation check is added to keep the output value to minimum value of -510 and a positive value of 510. Once the weights are applied </w:t>
      </w:r>
      <w:r w:rsidR="00B707E3">
        <w:t xml:space="preserve">the summation stages are broken up </w:t>
      </w:r>
      <w:r w:rsidR="004845D1">
        <w:t>into</w:t>
      </w:r>
      <w:r w:rsidR="00B707E3">
        <w:t xml:space="preserve"> groups of two </w:t>
      </w:r>
      <w:r w:rsidR="007731E0">
        <w:t>for</w:t>
      </w:r>
      <w:r w:rsidR="00B707E3">
        <w:t xml:space="preserve"> the sign bits to be tracked properly.</w:t>
      </w:r>
    </w:p>
    <w:p w14:paraId="5186FFB2" w14:textId="77777777" w:rsidR="00B707E3" w:rsidRDefault="00B707E3" w:rsidP="00B707E3">
      <w:pPr>
        <w:keepNext/>
        <w:jc w:val="center"/>
      </w:pPr>
      <w:r w:rsidRPr="00B707E3">
        <w:rPr>
          <w:noProof/>
        </w:rPr>
        <w:drawing>
          <wp:inline distT="0" distB="0" distL="0" distR="0" wp14:anchorId="47969C1F" wp14:editId="03A7B11D">
            <wp:extent cx="4053840" cy="1645357"/>
            <wp:effectExtent l="0" t="0" r="0" b="0"/>
            <wp:docPr id="21228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476" name=""/>
                    <pic:cNvPicPr/>
                  </pic:nvPicPr>
                  <pic:blipFill>
                    <a:blip r:embed="rId19"/>
                    <a:stretch>
                      <a:fillRect/>
                    </a:stretch>
                  </pic:blipFill>
                  <pic:spPr>
                    <a:xfrm>
                      <a:off x="0" y="0"/>
                      <a:ext cx="4061424" cy="1648435"/>
                    </a:xfrm>
                    <a:prstGeom prst="rect">
                      <a:avLst/>
                    </a:prstGeom>
                  </pic:spPr>
                </pic:pic>
              </a:graphicData>
            </a:graphic>
          </wp:inline>
        </w:drawing>
      </w:r>
    </w:p>
    <w:p w14:paraId="7E66F3BC" w14:textId="5893A650" w:rsidR="00B707E3" w:rsidRPr="00B94C0F" w:rsidRDefault="00B707E3" w:rsidP="00B707E3">
      <w:pPr>
        <w:pStyle w:val="Caption"/>
        <w:jc w:val="center"/>
        <w:rPr>
          <w:b/>
          <w:bCs/>
          <w:i w:val="0"/>
          <w:iCs w:val="0"/>
          <w:color w:val="000000" w:themeColor="text1"/>
          <w:sz w:val="24"/>
          <w:szCs w:val="24"/>
        </w:rPr>
      </w:pPr>
      <w:bookmarkStart w:id="64" w:name="_Toc244119065"/>
      <w:r w:rsidRPr="00B94C0F">
        <w:rPr>
          <w:b/>
          <w:bCs/>
          <w:i w:val="0"/>
          <w:iCs w:val="0"/>
          <w:color w:val="000000" w:themeColor="text1"/>
          <w:sz w:val="24"/>
          <w:szCs w:val="24"/>
        </w:rPr>
        <w:t xml:space="preserve">Figure </w:t>
      </w:r>
      <w:r w:rsidRPr="00B94C0F">
        <w:rPr>
          <w:b/>
          <w:bCs/>
          <w:i w:val="0"/>
          <w:iCs w:val="0"/>
          <w:color w:val="000000" w:themeColor="text1"/>
          <w:sz w:val="24"/>
          <w:szCs w:val="24"/>
        </w:rPr>
        <w:fldChar w:fldCharType="begin"/>
      </w:r>
      <w:r w:rsidRPr="00B94C0F">
        <w:rPr>
          <w:b/>
          <w:bCs/>
          <w:i w:val="0"/>
          <w:iCs w:val="0"/>
          <w:color w:val="000000" w:themeColor="text1"/>
          <w:sz w:val="24"/>
          <w:szCs w:val="24"/>
        </w:rPr>
        <w:instrText xml:space="preserve"> SEQ Figure \* ARABIC </w:instrText>
      </w:r>
      <w:r w:rsidRPr="00B94C0F">
        <w:rPr>
          <w:b/>
          <w:bCs/>
          <w:i w:val="0"/>
          <w:iCs w:val="0"/>
          <w:color w:val="000000" w:themeColor="text1"/>
          <w:sz w:val="24"/>
          <w:szCs w:val="24"/>
        </w:rPr>
        <w:fldChar w:fldCharType="separate"/>
      </w:r>
      <w:r w:rsidR="00E92290">
        <w:rPr>
          <w:b/>
          <w:bCs/>
          <w:i w:val="0"/>
          <w:iCs w:val="0"/>
          <w:noProof/>
          <w:color w:val="000000" w:themeColor="text1"/>
          <w:sz w:val="24"/>
          <w:szCs w:val="24"/>
        </w:rPr>
        <w:t>10</w:t>
      </w:r>
      <w:r w:rsidRPr="00B94C0F">
        <w:rPr>
          <w:b/>
          <w:bCs/>
          <w:i w:val="0"/>
          <w:iCs w:val="0"/>
          <w:color w:val="000000" w:themeColor="text1"/>
          <w:sz w:val="24"/>
          <w:szCs w:val="24"/>
        </w:rPr>
        <w:fldChar w:fldCharType="end"/>
      </w:r>
      <w:r w:rsidRPr="00B94C0F">
        <w:rPr>
          <w:b/>
          <w:bCs/>
          <w:i w:val="0"/>
          <w:iCs w:val="0"/>
          <w:color w:val="000000" w:themeColor="text1"/>
          <w:sz w:val="24"/>
          <w:szCs w:val="24"/>
        </w:rPr>
        <w:t xml:space="preserve"> : Overflow Logic</w:t>
      </w:r>
      <w:bookmarkEnd w:id="64"/>
    </w:p>
    <w:p w14:paraId="3595B664" w14:textId="05A02288" w:rsidR="004845D1" w:rsidRDefault="004845D1" w:rsidP="00651633"/>
    <w:p w14:paraId="64678FB7" w14:textId="49E34913" w:rsidR="00A942AF" w:rsidRDefault="00A942AF" w:rsidP="00651633">
      <w:r>
        <w:t xml:space="preserve">After the convoluted values are computed the max output from the squared values is 1,040,400. </w:t>
      </w:r>
      <w:r w:rsidR="002E478E">
        <w:t xml:space="preserve">A </w:t>
      </w:r>
      <w:r>
        <w:t xml:space="preserve">saturation </w:t>
      </w:r>
      <w:r w:rsidR="002E478E">
        <w:t xml:space="preserve">and overflow </w:t>
      </w:r>
      <w:r>
        <w:t xml:space="preserve">check </w:t>
      </w:r>
      <w:r w:rsidR="002E478E">
        <w:t>are</w:t>
      </w:r>
      <w:r>
        <w:t xml:space="preserve"> applied again in the Verilog code, shown in </w:t>
      </w:r>
      <w:r w:rsidR="001811C0" w:rsidRPr="001811C0">
        <w:fldChar w:fldCharType="begin"/>
      </w:r>
      <w:r w:rsidR="001811C0" w:rsidRPr="001811C0">
        <w:instrText xml:space="preserve"> REF _Ref243845774 \h  \* MERGEFORMAT </w:instrText>
      </w:r>
      <w:r w:rsidR="001811C0" w:rsidRPr="001811C0">
        <w:fldChar w:fldCharType="separate"/>
      </w:r>
      <w:r w:rsidR="00E92290" w:rsidRPr="00E92290">
        <w:t xml:space="preserve">Figure </w:t>
      </w:r>
      <w:r w:rsidR="00E92290" w:rsidRPr="00E92290">
        <w:rPr>
          <w:noProof/>
        </w:rPr>
        <w:t>11</w:t>
      </w:r>
      <w:r w:rsidR="001811C0" w:rsidRPr="001811C0">
        <w:fldChar w:fldCharType="end"/>
      </w:r>
      <w:r w:rsidR="002E478E">
        <w:t>, for square and sum calculations for the square root module.</w:t>
      </w:r>
    </w:p>
    <w:p w14:paraId="4E5921C0" w14:textId="63E11596" w:rsidR="001811C0" w:rsidRDefault="002E478E" w:rsidP="001811C0">
      <w:pPr>
        <w:keepNext/>
        <w:jc w:val="center"/>
      </w:pPr>
      <w:r w:rsidRPr="002E478E">
        <w:rPr>
          <w:noProof/>
        </w:rPr>
        <w:drawing>
          <wp:inline distT="0" distB="0" distL="0" distR="0" wp14:anchorId="4D060404" wp14:editId="2E50AF01">
            <wp:extent cx="3872160" cy="2606675"/>
            <wp:effectExtent l="0" t="0" r="0" b="0"/>
            <wp:docPr id="175063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35449" name=""/>
                    <pic:cNvPicPr/>
                  </pic:nvPicPr>
                  <pic:blipFill>
                    <a:blip r:embed="rId20"/>
                    <a:stretch>
                      <a:fillRect/>
                    </a:stretch>
                  </pic:blipFill>
                  <pic:spPr>
                    <a:xfrm>
                      <a:off x="0" y="0"/>
                      <a:ext cx="3876791" cy="2609792"/>
                    </a:xfrm>
                    <a:prstGeom prst="rect">
                      <a:avLst/>
                    </a:prstGeom>
                  </pic:spPr>
                </pic:pic>
              </a:graphicData>
            </a:graphic>
          </wp:inline>
        </w:drawing>
      </w:r>
    </w:p>
    <w:p w14:paraId="28B5B045" w14:textId="670C6F5B" w:rsidR="00A942AF" w:rsidRPr="002E478E" w:rsidRDefault="001811C0" w:rsidP="001811C0">
      <w:pPr>
        <w:pStyle w:val="Caption"/>
        <w:jc w:val="center"/>
        <w:rPr>
          <w:b/>
          <w:bCs/>
          <w:i w:val="0"/>
          <w:iCs w:val="0"/>
          <w:color w:val="000000" w:themeColor="text1"/>
          <w:sz w:val="24"/>
          <w:szCs w:val="24"/>
        </w:rPr>
      </w:pPr>
      <w:bookmarkStart w:id="65" w:name="_Ref243845774"/>
      <w:bookmarkStart w:id="66" w:name="_Toc244119066"/>
      <w:r w:rsidRPr="002E478E">
        <w:rPr>
          <w:b/>
          <w:bCs/>
          <w:i w:val="0"/>
          <w:iCs w:val="0"/>
          <w:color w:val="000000" w:themeColor="text1"/>
          <w:sz w:val="24"/>
          <w:szCs w:val="24"/>
        </w:rPr>
        <w:t xml:space="preserve">Figure </w:t>
      </w:r>
      <w:r w:rsidRPr="002E478E">
        <w:rPr>
          <w:b/>
          <w:bCs/>
          <w:i w:val="0"/>
          <w:iCs w:val="0"/>
          <w:color w:val="000000" w:themeColor="text1"/>
          <w:sz w:val="24"/>
          <w:szCs w:val="24"/>
        </w:rPr>
        <w:fldChar w:fldCharType="begin"/>
      </w:r>
      <w:r w:rsidRPr="002E478E">
        <w:rPr>
          <w:b/>
          <w:bCs/>
          <w:i w:val="0"/>
          <w:iCs w:val="0"/>
          <w:color w:val="000000" w:themeColor="text1"/>
          <w:sz w:val="24"/>
          <w:szCs w:val="24"/>
        </w:rPr>
        <w:instrText xml:space="preserve"> SEQ Figure \* ARABIC </w:instrText>
      </w:r>
      <w:r w:rsidRPr="002E478E">
        <w:rPr>
          <w:b/>
          <w:bCs/>
          <w:i w:val="0"/>
          <w:iCs w:val="0"/>
          <w:color w:val="000000" w:themeColor="text1"/>
          <w:sz w:val="24"/>
          <w:szCs w:val="24"/>
        </w:rPr>
        <w:fldChar w:fldCharType="separate"/>
      </w:r>
      <w:r w:rsidR="00E92290">
        <w:rPr>
          <w:b/>
          <w:bCs/>
          <w:i w:val="0"/>
          <w:iCs w:val="0"/>
          <w:noProof/>
          <w:color w:val="000000" w:themeColor="text1"/>
          <w:sz w:val="24"/>
          <w:szCs w:val="24"/>
        </w:rPr>
        <w:t>11</w:t>
      </w:r>
      <w:r w:rsidRPr="002E478E">
        <w:rPr>
          <w:b/>
          <w:bCs/>
          <w:i w:val="0"/>
          <w:iCs w:val="0"/>
          <w:color w:val="000000" w:themeColor="text1"/>
          <w:sz w:val="24"/>
          <w:szCs w:val="24"/>
        </w:rPr>
        <w:fldChar w:fldCharType="end"/>
      </w:r>
      <w:bookmarkEnd w:id="65"/>
      <w:r w:rsidRPr="002E478E">
        <w:rPr>
          <w:b/>
          <w:bCs/>
          <w:i w:val="0"/>
          <w:iCs w:val="0"/>
          <w:color w:val="000000" w:themeColor="text1"/>
          <w:sz w:val="24"/>
          <w:szCs w:val="24"/>
        </w:rPr>
        <w:t>: Convoluted Saturation</w:t>
      </w:r>
      <w:r w:rsidR="002E478E">
        <w:rPr>
          <w:b/>
          <w:bCs/>
          <w:i w:val="0"/>
          <w:iCs w:val="0"/>
          <w:color w:val="000000" w:themeColor="text1"/>
          <w:sz w:val="24"/>
          <w:szCs w:val="24"/>
        </w:rPr>
        <w:t xml:space="preserve"> and Overflow</w:t>
      </w:r>
      <w:bookmarkEnd w:id="66"/>
    </w:p>
    <w:p w14:paraId="24801A49" w14:textId="6F909385" w:rsidR="0035278D" w:rsidRDefault="00651633" w:rsidP="00651633">
      <w:r>
        <w:t xml:space="preserve">The square root module is based on the algorithm description described in the ICCD conference paper, </w:t>
      </w:r>
      <w:r w:rsidRPr="00651633">
        <w:rPr>
          <w:u w:val="single"/>
        </w:rPr>
        <w:t>A New Non-Restoring Square Root Algorithm and Its VLSI Implementations</w:t>
      </w:r>
      <w:r w:rsidR="003D0D4E" w:rsidRPr="00AD4CEE">
        <w:rPr>
          <w:vertAlign w:val="superscript"/>
        </w:rPr>
        <w:t>2</w:t>
      </w:r>
      <w:r>
        <w:t xml:space="preserve">, by Yamin Li and Wanming Chu. </w:t>
      </w:r>
      <w:r w:rsidR="00AE509C">
        <w:t xml:space="preserve">The initial source code, </w:t>
      </w:r>
      <w:r w:rsidR="00CA2819">
        <w:t xml:space="preserve">referenced from </w:t>
      </w:r>
      <w:r w:rsidR="00CA2819" w:rsidRPr="00AE509C">
        <w:rPr>
          <w:u w:val="single"/>
        </w:rPr>
        <w:t>verilogcodes.blogspot.com</w:t>
      </w:r>
      <w:r w:rsidR="00AD4CEE" w:rsidRPr="00AD4CEE">
        <w:rPr>
          <w:vertAlign w:val="superscript"/>
        </w:rPr>
        <w:t>3</w:t>
      </w:r>
      <w:r w:rsidR="00CA2819">
        <w:t>, posted by user vipin. In this square root design, the algorithm does iterations of add and subtracts and no use of multipliers.</w:t>
      </w:r>
      <w:r w:rsidR="004F07A6">
        <w:t xml:space="preserve"> </w:t>
      </w:r>
    </w:p>
    <w:p w14:paraId="15B6798F" w14:textId="23D35859" w:rsidR="00DD2124" w:rsidRDefault="004F07A6" w:rsidP="00651633">
      <w:r>
        <w:lastRenderedPageBreak/>
        <w:t>The source c</w:t>
      </w:r>
      <w:r w:rsidR="00B435A3">
        <w:t>ode</w:t>
      </w:r>
      <w:r w:rsidR="00C64C9F">
        <w:t xml:space="preserve"> was updated with a state machine flow and start signal logic to initiate the comp</w:t>
      </w:r>
      <w:r w:rsidR="00A0745E">
        <w:t>u</w:t>
      </w:r>
      <w:r w:rsidR="00C64C9F">
        <w:t>tation.</w:t>
      </w:r>
      <w:r w:rsidR="00CA2819">
        <w:t xml:space="preserve"> </w:t>
      </w:r>
      <w:r w:rsidR="00B5515C">
        <w:t xml:space="preserve"> Once the square root value is calculated</w:t>
      </w:r>
      <w:r w:rsidR="00A3503F">
        <w:t>, a check</w:t>
      </w:r>
      <w:r w:rsidR="00B5515C">
        <w:t xml:space="preserve"> determine</w:t>
      </w:r>
      <w:r w:rsidR="00A3503F">
        <w:t>s</w:t>
      </w:r>
      <w:r w:rsidR="00B5515C">
        <w:t xml:space="preserve"> if the value is greater than the max value of 255.</w:t>
      </w:r>
    </w:p>
    <w:p w14:paraId="5781D98B" w14:textId="0D45F2D1" w:rsidR="00ED4C97" w:rsidRDefault="00ED4C97" w:rsidP="00651633">
      <w:r>
        <w:t xml:space="preserve">The </w:t>
      </w:r>
      <w:r w:rsidR="00F76CCC">
        <w:t>file type</w:t>
      </w:r>
      <w:r>
        <w:t xml:space="preserve"> cho</w:t>
      </w:r>
      <w:r w:rsidR="00F76CCC">
        <w:t xml:space="preserve">sen to hold the image data is </w:t>
      </w:r>
      <w:r>
        <w:t>bitm</w:t>
      </w:r>
      <w:r w:rsidR="00F76CCC">
        <w:t xml:space="preserve">ap (BMP). BMP can store raw, uncompressed pixel data with no concern for losing quality in the image. To decode a BMP file, the header portion </w:t>
      </w:r>
      <w:r w:rsidR="00A3503F">
        <w:t xml:space="preserve">provides </w:t>
      </w:r>
      <w:r w:rsidR="00F76CCC">
        <w:t>the relevant information about the image. Th</w:t>
      </w:r>
      <w:r w:rsidR="00A3503F">
        <w:t xml:space="preserve">e </w:t>
      </w:r>
      <w:r w:rsidR="00F76CCC">
        <w:t xml:space="preserve">information </w:t>
      </w:r>
      <w:r w:rsidR="00A3503F">
        <w:t xml:space="preserve">available is </w:t>
      </w:r>
      <w:r w:rsidR="00F76CCC">
        <w:t xml:space="preserve">the width, </w:t>
      </w:r>
      <w:r w:rsidR="00F11C5C">
        <w:t>height,</w:t>
      </w:r>
      <w:r w:rsidR="00F76CCC">
        <w:t xml:space="preserve"> byte offset location for where the pixel</w:t>
      </w:r>
      <w:r w:rsidR="00A3503F">
        <w:t xml:space="preserve"> data is located</w:t>
      </w:r>
      <w:r w:rsidR="00F11C5C">
        <w:t>, and number of bytes per pixel</w:t>
      </w:r>
      <w:r w:rsidR="00892B7A">
        <w:t xml:space="preserve">. The </w:t>
      </w:r>
      <w:r w:rsidR="00AF7321">
        <w:t xml:space="preserve">baseline C </w:t>
      </w:r>
      <w:r w:rsidR="00892B7A">
        <w:t>code to read a BMP file</w:t>
      </w:r>
      <w:r w:rsidR="00AF7321">
        <w:t xml:space="preserve"> is referenced from </w:t>
      </w:r>
      <w:hyperlink r:id="rId21" w:history="1">
        <w:r w:rsidR="00AF7321" w:rsidRPr="00AF7321">
          <w:rPr>
            <w:rStyle w:val="Hyperlink"/>
            <w:color w:val="auto"/>
          </w:rPr>
          <w:t>https://github.com/subrata05/image-processing-in-c/</w:t>
        </w:r>
      </w:hyperlink>
      <w:r w:rsidR="009E12D4" w:rsidRPr="009E12D4">
        <w:rPr>
          <w:vertAlign w:val="superscript"/>
        </w:rPr>
        <w:t>4</w:t>
      </w:r>
      <w:r w:rsidR="00AF7321" w:rsidRPr="00AF7321">
        <w:t xml:space="preserve">, </w:t>
      </w:r>
      <w:r w:rsidR="00D50D4A">
        <w:t xml:space="preserve">written by </w:t>
      </w:r>
      <w:r w:rsidR="00AF7321" w:rsidRPr="00AF7321">
        <w:t>user</w:t>
      </w:r>
      <w:r w:rsidR="00AF7321">
        <w:t xml:space="preserve"> </w:t>
      </w:r>
      <w:r w:rsidR="00AF7321" w:rsidRPr="00AF7321">
        <w:t>Subrata Sarkar</w:t>
      </w:r>
      <w:r w:rsidR="00AF7321">
        <w:t xml:space="preserve">. A structure </w:t>
      </w:r>
      <w:r w:rsidR="004E2B9A">
        <w:t>holds the information provided by the header and the pixel values. The pixel values starting address location is assign to a pointer variable that is accessed later to provide the pixel matrix needed for the Sobel operation.</w:t>
      </w:r>
    </w:p>
    <w:p w14:paraId="22C7AD7B" w14:textId="2DD5FC22" w:rsidR="00C066C4" w:rsidRDefault="0054434B" w:rsidP="00651633">
      <w:r>
        <w:t>In order for the PL and PS to communicate an AXI</w:t>
      </w:r>
      <w:r w:rsidR="0079475E">
        <w:t xml:space="preserve"> </w:t>
      </w:r>
      <w:r>
        <w:t xml:space="preserve">IP block is generated from the </w:t>
      </w:r>
      <w:r w:rsidR="00437127">
        <w:t>Sobel Verilog code.</w:t>
      </w:r>
      <w:r w:rsidR="00D6199A">
        <w:t xml:space="preserve"> </w:t>
      </w:r>
      <w:r w:rsidR="007E0CFF">
        <w:t xml:space="preserve">The IP block is then instantiated in a block diagram with the other </w:t>
      </w:r>
      <w:r w:rsidR="00E603CB">
        <w:t>required block design</w:t>
      </w:r>
      <w:r w:rsidR="0062001D">
        <w:t>s</w:t>
      </w:r>
      <w:r w:rsidR="00E603CB">
        <w:t xml:space="preserve"> </w:t>
      </w:r>
      <w:r w:rsidR="0062001D">
        <w:t>to</w:t>
      </w:r>
      <w:r w:rsidR="00E603CB">
        <w:t xml:space="preserve"> communicate with the processor, as show in</w:t>
      </w:r>
      <w:r w:rsidR="008B30DB">
        <w:t xml:space="preserve"> </w:t>
      </w:r>
      <w:r w:rsidR="008B30DB" w:rsidRPr="008B30DB">
        <w:fldChar w:fldCharType="begin"/>
      </w:r>
      <w:r w:rsidR="008B30DB" w:rsidRPr="008B30DB">
        <w:instrText xml:space="preserve"> REF _Ref244118568 \h </w:instrText>
      </w:r>
      <w:r w:rsidR="008B30DB" w:rsidRPr="008B30DB">
        <w:instrText xml:space="preserve"> \* MERGEFORMAT </w:instrText>
      </w:r>
      <w:r w:rsidR="008B30DB" w:rsidRPr="008B30DB">
        <w:fldChar w:fldCharType="separate"/>
      </w:r>
      <w:r w:rsidR="00E92290" w:rsidRPr="00E92290">
        <w:rPr>
          <w:color w:val="000000" w:themeColor="text1"/>
        </w:rPr>
        <w:t xml:space="preserve">Figure </w:t>
      </w:r>
      <w:r w:rsidR="00E92290" w:rsidRPr="00E92290">
        <w:rPr>
          <w:noProof/>
          <w:color w:val="000000" w:themeColor="text1"/>
        </w:rPr>
        <w:t>12</w:t>
      </w:r>
      <w:r w:rsidR="008B30DB" w:rsidRPr="008B30DB">
        <w:fldChar w:fldCharType="end"/>
      </w:r>
      <w:r w:rsidR="008B30DB">
        <w:t>.</w:t>
      </w:r>
      <w:r w:rsidR="00E603CB">
        <w:tab/>
        <w:t xml:space="preserve"> </w:t>
      </w:r>
    </w:p>
    <w:p w14:paraId="37D86AB1" w14:textId="77777777" w:rsidR="00E603CB" w:rsidRDefault="00E603CB" w:rsidP="00E603CB">
      <w:pPr>
        <w:keepNext/>
        <w:jc w:val="center"/>
      </w:pPr>
      <w:r w:rsidRPr="00E603CB">
        <w:drawing>
          <wp:inline distT="0" distB="0" distL="0" distR="0" wp14:anchorId="08F85509" wp14:editId="31FC24FD">
            <wp:extent cx="5181600" cy="2826629"/>
            <wp:effectExtent l="0" t="0" r="0" b="0"/>
            <wp:docPr id="98406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68266" name=""/>
                    <pic:cNvPicPr/>
                  </pic:nvPicPr>
                  <pic:blipFill>
                    <a:blip r:embed="rId22"/>
                    <a:stretch>
                      <a:fillRect/>
                    </a:stretch>
                  </pic:blipFill>
                  <pic:spPr>
                    <a:xfrm>
                      <a:off x="0" y="0"/>
                      <a:ext cx="5192625" cy="2832644"/>
                    </a:xfrm>
                    <a:prstGeom prst="rect">
                      <a:avLst/>
                    </a:prstGeom>
                  </pic:spPr>
                </pic:pic>
              </a:graphicData>
            </a:graphic>
          </wp:inline>
        </w:drawing>
      </w:r>
    </w:p>
    <w:p w14:paraId="6B9CE0A0" w14:textId="4720403E" w:rsidR="00E603CB" w:rsidRDefault="00E603CB" w:rsidP="00E603CB">
      <w:pPr>
        <w:pStyle w:val="Caption"/>
        <w:jc w:val="center"/>
        <w:rPr>
          <w:b/>
          <w:bCs/>
          <w:i w:val="0"/>
          <w:iCs w:val="0"/>
          <w:color w:val="000000" w:themeColor="text1"/>
          <w:sz w:val="24"/>
          <w:szCs w:val="24"/>
        </w:rPr>
      </w:pPr>
      <w:bookmarkStart w:id="67" w:name="_Ref244118565"/>
      <w:bookmarkStart w:id="68" w:name="_Ref244118568"/>
      <w:bookmarkStart w:id="69" w:name="_Toc244119067"/>
      <w:r w:rsidRPr="00E603CB">
        <w:rPr>
          <w:b/>
          <w:bCs/>
          <w:i w:val="0"/>
          <w:iCs w:val="0"/>
          <w:color w:val="000000" w:themeColor="text1"/>
          <w:sz w:val="24"/>
          <w:szCs w:val="24"/>
        </w:rPr>
        <w:t xml:space="preserve">Figure </w:t>
      </w:r>
      <w:r w:rsidRPr="00E603CB">
        <w:rPr>
          <w:b/>
          <w:bCs/>
          <w:i w:val="0"/>
          <w:iCs w:val="0"/>
          <w:color w:val="000000" w:themeColor="text1"/>
          <w:sz w:val="24"/>
          <w:szCs w:val="24"/>
        </w:rPr>
        <w:fldChar w:fldCharType="begin"/>
      </w:r>
      <w:r w:rsidRPr="00E603CB">
        <w:rPr>
          <w:b/>
          <w:bCs/>
          <w:i w:val="0"/>
          <w:iCs w:val="0"/>
          <w:color w:val="000000" w:themeColor="text1"/>
          <w:sz w:val="24"/>
          <w:szCs w:val="24"/>
        </w:rPr>
        <w:instrText xml:space="preserve"> SEQ Figure \* ARABIC </w:instrText>
      </w:r>
      <w:r w:rsidRPr="00E603CB">
        <w:rPr>
          <w:b/>
          <w:bCs/>
          <w:i w:val="0"/>
          <w:iCs w:val="0"/>
          <w:color w:val="000000" w:themeColor="text1"/>
          <w:sz w:val="24"/>
          <w:szCs w:val="24"/>
        </w:rPr>
        <w:fldChar w:fldCharType="separate"/>
      </w:r>
      <w:r w:rsidR="00E92290">
        <w:rPr>
          <w:b/>
          <w:bCs/>
          <w:i w:val="0"/>
          <w:iCs w:val="0"/>
          <w:noProof/>
          <w:color w:val="000000" w:themeColor="text1"/>
          <w:sz w:val="24"/>
          <w:szCs w:val="24"/>
        </w:rPr>
        <w:t>12</w:t>
      </w:r>
      <w:r w:rsidRPr="00E603CB">
        <w:rPr>
          <w:b/>
          <w:bCs/>
          <w:i w:val="0"/>
          <w:iCs w:val="0"/>
          <w:color w:val="000000" w:themeColor="text1"/>
          <w:sz w:val="24"/>
          <w:szCs w:val="24"/>
        </w:rPr>
        <w:fldChar w:fldCharType="end"/>
      </w:r>
      <w:bookmarkEnd w:id="68"/>
      <w:r w:rsidRPr="00E603CB">
        <w:rPr>
          <w:b/>
          <w:bCs/>
          <w:i w:val="0"/>
          <w:iCs w:val="0"/>
          <w:color w:val="000000" w:themeColor="text1"/>
          <w:sz w:val="24"/>
          <w:szCs w:val="24"/>
        </w:rPr>
        <w:t xml:space="preserve"> : Sobel Block Diagram</w:t>
      </w:r>
      <w:bookmarkEnd w:id="67"/>
      <w:bookmarkEnd w:id="69"/>
    </w:p>
    <w:p w14:paraId="1AA1E4A2" w14:textId="77777777" w:rsidR="0062001D" w:rsidRPr="0062001D" w:rsidRDefault="0062001D" w:rsidP="0062001D"/>
    <w:p w14:paraId="1807D55C" w14:textId="77777777" w:rsidR="00A15617" w:rsidRDefault="00A15617">
      <w:pPr>
        <w:rPr>
          <w:rFonts w:asciiTheme="majorHAnsi" w:eastAsiaTheme="majorEastAsia" w:hAnsiTheme="majorHAnsi" w:cstheme="majorBidi"/>
          <w:b/>
          <w:bCs/>
          <w:color w:val="000000" w:themeColor="text1"/>
          <w:sz w:val="40"/>
          <w:szCs w:val="40"/>
        </w:rPr>
      </w:pPr>
      <w:r>
        <w:rPr>
          <w:b/>
          <w:bCs/>
          <w:color w:val="000000" w:themeColor="text1"/>
        </w:rPr>
        <w:br w:type="page"/>
      </w:r>
    </w:p>
    <w:p w14:paraId="5CAFF6BD" w14:textId="2794F1AA" w:rsidR="00651633" w:rsidRDefault="00DD2124" w:rsidP="00DD2124">
      <w:pPr>
        <w:pStyle w:val="Heading1"/>
        <w:rPr>
          <w:b/>
          <w:bCs/>
          <w:color w:val="000000" w:themeColor="text1"/>
        </w:rPr>
      </w:pPr>
      <w:r w:rsidRPr="00DD2124">
        <w:rPr>
          <w:b/>
          <w:bCs/>
          <w:color w:val="000000" w:themeColor="text1"/>
        </w:rPr>
        <w:lastRenderedPageBreak/>
        <w:t>Results</w:t>
      </w:r>
      <w:r w:rsidR="00B5515C" w:rsidRPr="00DD2124">
        <w:rPr>
          <w:b/>
          <w:bCs/>
          <w:color w:val="000000" w:themeColor="text1"/>
        </w:rPr>
        <w:t xml:space="preserve"> </w:t>
      </w:r>
    </w:p>
    <w:p w14:paraId="6F061352" w14:textId="6D3E228B" w:rsidR="002D633D" w:rsidRDefault="00E21ED7" w:rsidP="002D633D">
      <w:r>
        <w:t xml:space="preserve">The Verilog code is verified through a self-checking randomized input stimulus testbench. </w:t>
      </w:r>
      <w:r w:rsidR="000A6B3B">
        <w:t>The s</w:t>
      </w:r>
      <w:r>
        <w:t xml:space="preserve">timulus is </w:t>
      </w:r>
      <w:r w:rsidR="000A6B3B">
        <w:t>an</w:t>
      </w:r>
      <w:r>
        <w:t xml:space="preserve"> 8-bit 9x1 array, meant to represent a matrix sample from an image</w:t>
      </w:r>
      <w:r w:rsidR="000A6B3B">
        <w:t xml:space="preserve">. A golden value is calculated </w:t>
      </w:r>
      <w:r w:rsidR="006654C4">
        <w:t xml:space="preserve">using </w:t>
      </w:r>
      <w:r w:rsidR="000A6B3B">
        <w:t xml:space="preserve">initial integer values, and the square root value </w:t>
      </w:r>
      <w:r w:rsidR="006654C4">
        <w:t xml:space="preserve">is saved </w:t>
      </w:r>
      <w:r w:rsidR="000A6B3B">
        <w:t xml:space="preserve">to a real variable. The value is floored down to an 8-bit integer value needed to represent the </w:t>
      </w:r>
      <w:r w:rsidR="006654C4">
        <w:t xml:space="preserve">integer </w:t>
      </w:r>
      <w:r w:rsidR="000A6B3B">
        <w:t>pixel valu</w:t>
      </w:r>
      <w:r w:rsidR="00AE1502">
        <w:t>e.</w:t>
      </w:r>
    </w:p>
    <w:p w14:paraId="0D510956" w14:textId="264E7B67" w:rsidR="00A85F33" w:rsidRDefault="00A85F33" w:rsidP="00A85F33">
      <w:pPr>
        <w:keepNext/>
        <w:jc w:val="center"/>
      </w:pPr>
      <w:r w:rsidRPr="00A85F33">
        <w:rPr>
          <w:noProof/>
        </w:rPr>
        <w:drawing>
          <wp:inline distT="0" distB="0" distL="0" distR="0" wp14:anchorId="776E31C6" wp14:editId="20BB43CF">
            <wp:extent cx="5254715" cy="1704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99200" cy="1719409"/>
                    </a:xfrm>
                    <a:prstGeom prst="rect">
                      <a:avLst/>
                    </a:prstGeom>
                  </pic:spPr>
                </pic:pic>
              </a:graphicData>
            </a:graphic>
          </wp:inline>
        </w:drawing>
      </w:r>
    </w:p>
    <w:p w14:paraId="78DFDF9C" w14:textId="4A9E5A27" w:rsidR="00A85F33" w:rsidRDefault="00A85F33" w:rsidP="00A85F33">
      <w:pPr>
        <w:pStyle w:val="Caption"/>
        <w:jc w:val="center"/>
        <w:rPr>
          <w:b/>
          <w:i w:val="0"/>
          <w:color w:val="000000" w:themeColor="text1"/>
          <w:sz w:val="24"/>
        </w:rPr>
      </w:pPr>
      <w:bookmarkStart w:id="70" w:name="_Toc244119068"/>
      <w:r w:rsidRPr="00A85F33">
        <w:rPr>
          <w:b/>
          <w:i w:val="0"/>
          <w:color w:val="000000" w:themeColor="text1"/>
          <w:sz w:val="24"/>
        </w:rPr>
        <w:t xml:space="preserve">Figure </w:t>
      </w:r>
      <w:r w:rsidRPr="00A85F33">
        <w:rPr>
          <w:b/>
          <w:i w:val="0"/>
          <w:color w:val="000000" w:themeColor="text1"/>
          <w:sz w:val="24"/>
        </w:rPr>
        <w:fldChar w:fldCharType="begin"/>
      </w:r>
      <w:r w:rsidRPr="00A85F33">
        <w:rPr>
          <w:b/>
          <w:i w:val="0"/>
          <w:color w:val="000000" w:themeColor="text1"/>
          <w:sz w:val="24"/>
        </w:rPr>
        <w:instrText xml:space="preserve"> SEQ Figure \* ARABIC </w:instrText>
      </w:r>
      <w:r w:rsidRPr="00A85F33">
        <w:rPr>
          <w:b/>
          <w:i w:val="0"/>
          <w:color w:val="000000" w:themeColor="text1"/>
          <w:sz w:val="24"/>
        </w:rPr>
        <w:fldChar w:fldCharType="separate"/>
      </w:r>
      <w:r w:rsidR="00E92290">
        <w:rPr>
          <w:b/>
          <w:i w:val="0"/>
          <w:noProof/>
          <w:color w:val="000000" w:themeColor="text1"/>
          <w:sz w:val="24"/>
        </w:rPr>
        <w:t>13</w:t>
      </w:r>
      <w:r w:rsidRPr="00A85F33">
        <w:rPr>
          <w:b/>
          <w:i w:val="0"/>
          <w:color w:val="000000" w:themeColor="text1"/>
          <w:sz w:val="24"/>
        </w:rPr>
        <w:fldChar w:fldCharType="end"/>
      </w:r>
      <w:r w:rsidRPr="00A85F33">
        <w:rPr>
          <w:b/>
          <w:i w:val="0"/>
          <w:color w:val="000000" w:themeColor="text1"/>
          <w:sz w:val="24"/>
        </w:rPr>
        <w:t xml:space="preserve"> : Golden Model</w:t>
      </w:r>
      <w:bookmarkEnd w:id="70"/>
    </w:p>
    <w:p w14:paraId="06D911CD" w14:textId="4FD31C55" w:rsidR="006654C4" w:rsidRDefault="006654C4" w:rsidP="006654C4">
      <w:r>
        <w:t xml:space="preserve">The integer pixel value is clipped to a maximum value of 255 as that is the max pixel intensity value allowed for a pixel, shown in </w:t>
      </w:r>
      <w:r w:rsidRPr="006654C4">
        <w:fldChar w:fldCharType="begin"/>
      </w:r>
      <w:r w:rsidRPr="006654C4">
        <w:instrText xml:space="preserve"> REF _Ref244006851 \h  \* MERGEFORMAT </w:instrText>
      </w:r>
      <w:r w:rsidRPr="006654C4">
        <w:fldChar w:fldCharType="separate"/>
      </w:r>
      <w:r w:rsidR="00E92290" w:rsidRPr="00E92290">
        <w:t xml:space="preserve">Figure </w:t>
      </w:r>
      <w:r w:rsidR="00E92290" w:rsidRPr="00E92290">
        <w:rPr>
          <w:noProof/>
        </w:rPr>
        <w:t>14</w:t>
      </w:r>
      <w:r w:rsidRPr="006654C4">
        <w:fldChar w:fldCharType="end"/>
      </w:r>
      <w:r>
        <w:t>.</w:t>
      </w:r>
    </w:p>
    <w:p w14:paraId="5EE58223" w14:textId="77777777" w:rsidR="006654C4" w:rsidRDefault="006654C4" w:rsidP="006654C4">
      <w:pPr>
        <w:keepNext/>
        <w:jc w:val="center"/>
      </w:pPr>
      <w:r w:rsidRPr="006654C4">
        <w:rPr>
          <w:noProof/>
        </w:rPr>
        <w:drawing>
          <wp:inline distT="0" distB="0" distL="0" distR="0" wp14:anchorId="11CF362D" wp14:editId="09CD6372">
            <wp:extent cx="1800865" cy="1419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10391" cy="1426732"/>
                    </a:xfrm>
                    <a:prstGeom prst="rect">
                      <a:avLst/>
                    </a:prstGeom>
                  </pic:spPr>
                </pic:pic>
              </a:graphicData>
            </a:graphic>
          </wp:inline>
        </w:drawing>
      </w:r>
    </w:p>
    <w:p w14:paraId="25BE52C8" w14:textId="73BA4C94" w:rsidR="006654C4" w:rsidRDefault="006654C4" w:rsidP="006654C4">
      <w:pPr>
        <w:pStyle w:val="Caption"/>
        <w:jc w:val="center"/>
        <w:rPr>
          <w:b/>
          <w:i w:val="0"/>
          <w:color w:val="000000" w:themeColor="text1"/>
          <w:sz w:val="24"/>
        </w:rPr>
      </w:pPr>
      <w:bookmarkStart w:id="71" w:name="_Ref244006851"/>
      <w:bookmarkStart w:id="72" w:name="_Toc244119069"/>
      <w:r w:rsidRPr="00A15617">
        <w:rPr>
          <w:b/>
          <w:i w:val="0"/>
          <w:color w:val="000000" w:themeColor="text1"/>
          <w:sz w:val="24"/>
        </w:rPr>
        <w:t xml:space="preserve">Figure </w:t>
      </w:r>
      <w:r w:rsidRPr="00A15617">
        <w:rPr>
          <w:b/>
          <w:i w:val="0"/>
          <w:color w:val="000000" w:themeColor="text1"/>
          <w:sz w:val="24"/>
        </w:rPr>
        <w:fldChar w:fldCharType="begin"/>
      </w:r>
      <w:r w:rsidRPr="00A15617">
        <w:rPr>
          <w:b/>
          <w:i w:val="0"/>
          <w:color w:val="000000" w:themeColor="text1"/>
          <w:sz w:val="24"/>
        </w:rPr>
        <w:instrText xml:space="preserve"> SEQ Figure \* ARABIC </w:instrText>
      </w:r>
      <w:r w:rsidRPr="00A15617">
        <w:rPr>
          <w:b/>
          <w:i w:val="0"/>
          <w:color w:val="000000" w:themeColor="text1"/>
          <w:sz w:val="24"/>
        </w:rPr>
        <w:fldChar w:fldCharType="separate"/>
      </w:r>
      <w:r w:rsidR="00E92290">
        <w:rPr>
          <w:b/>
          <w:i w:val="0"/>
          <w:noProof/>
          <w:color w:val="000000" w:themeColor="text1"/>
          <w:sz w:val="24"/>
        </w:rPr>
        <w:t>14</w:t>
      </w:r>
      <w:r w:rsidRPr="00A15617">
        <w:rPr>
          <w:b/>
          <w:i w:val="0"/>
          <w:color w:val="000000" w:themeColor="text1"/>
          <w:sz w:val="24"/>
        </w:rPr>
        <w:fldChar w:fldCharType="end"/>
      </w:r>
      <w:bookmarkEnd w:id="71"/>
      <w:r w:rsidRPr="00A15617">
        <w:rPr>
          <w:b/>
          <w:i w:val="0"/>
          <w:color w:val="000000" w:themeColor="text1"/>
          <w:sz w:val="24"/>
        </w:rPr>
        <w:t xml:space="preserve"> : Max Pixel Value check</w:t>
      </w:r>
      <w:bookmarkEnd w:id="72"/>
    </w:p>
    <w:p w14:paraId="360A0791" w14:textId="3984CF8F" w:rsidR="000F67C5" w:rsidRDefault="000F67C5" w:rsidP="000F67C5">
      <w:r>
        <w:t xml:space="preserve">A snippet of the simulation results are shown below in </w:t>
      </w:r>
      <w:r w:rsidRPr="000F67C5">
        <w:fldChar w:fldCharType="begin"/>
      </w:r>
      <w:r w:rsidRPr="000F67C5">
        <w:instrText xml:space="preserve"> REF _Ref244009483 \h  \* MERGEFORMAT </w:instrText>
      </w:r>
      <w:r w:rsidRPr="000F67C5">
        <w:fldChar w:fldCharType="separate"/>
      </w:r>
      <w:r w:rsidR="00E92290" w:rsidRPr="00E92290">
        <w:rPr>
          <w:color w:val="000000" w:themeColor="text1"/>
        </w:rPr>
        <w:t xml:space="preserve">Figure </w:t>
      </w:r>
      <w:r w:rsidR="00E92290" w:rsidRPr="00E92290">
        <w:rPr>
          <w:noProof/>
          <w:color w:val="000000" w:themeColor="text1"/>
        </w:rPr>
        <w:t>15</w:t>
      </w:r>
      <w:r w:rsidRPr="000F67C5">
        <w:fldChar w:fldCharType="end"/>
      </w:r>
      <w:r>
        <w:t>.</w:t>
      </w:r>
    </w:p>
    <w:p w14:paraId="30EC7D7E" w14:textId="77777777" w:rsidR="000F67C5" w:rsidRDefault="000F67C5" w:rsidP="000F67C5">
      <w:pPr>
        <w:keepNext/>
        <w:jc w:val="center"/>
      </w:pPr>
      <w:r w:rsidRPr="000F67C5">
        <w:rPr>
          <w:noProof/>
        </w:rPr>
        <w:drawing>
          <wp:inline distT="0" distB="0" distL="0" distR="0" wp14:anchorId="7346F92C" wp14:editId="26050D05">
            <wp:extent cx="6188075" cy="1457107"/>
            <wp:effectExtent l="0" t="0" r="0" b="0"/>
            <wp:docPr id="8" name="Picture 7">
              <a:extLst xmlns:a="http://schemas.openxmlformats.org/drawingml/2006/main">
                <a:ext uri="{FF2B5EF4-FFF2-40B4-BE49-F238E27FC236}">
                  <a16:creationId xmlns:a16="http://schemas.microsoft.com/office/drawing/2014/main" id="{5DA65844-1CF3-3626-088B-7D735ED775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DA65844-1CF3-3626-088B-7D735ED77594}"/>
                        </a:ext>
                      </a:extLst>
                    </pic:cNvPr>
                    <pic:cNvPicPr>
                      <a:picLocks noChangeAspect="1"/>
                    </pic:cNvPicPr>
                  </pic:nvPicPr>
                  <pic:blipFill>
                    <a:blip r:embed="rId25"/>
                    <a:stretch>
                      <a:fillRect/>
                    </a:stretch>
                  </pic:blipFill>
                  <pic:spPr>
                    <a:xfrm>
                      <a:off x="0" y="0"/>
                      <a:ext cx="6225041" cy="1465811"/>
                    </a:xfrm>
                    <a:prstGeom prst="rect">
                      <a:avLst/>
                    </a:prstGeom>
                  </pic:spPr>
                </pic:pic>
              </a:graphicData>
            </a:graphic>
          </wp:inline>
        </w:drawing>
      </w:r>
    </w:p>
    <w:p w14:paraId="7B971F97" w14:textId="10A00CBC" w:rsidR="000F67C5" w:rsidRDefault="000F67C5" w:rsidP="000F67C5">
      <w:pPr>
        <w:pStyle w:val="Caption"/>
        <w:jc w:val="center"/>
        <w:rPr>
          <w:b/>
          <w:i w:val="0"/>
          <w:color w:val="000000" w:themeColor="text1"/>
          <w:sz w:val="24"/>
        </w:rPr>
      </w:pPr>
      <w:bookmarkStart w:id="73" w:name="_Ref244009483"/>
      <w:bookmarkStart w:id="74" w:name="_Toc244119070"/>
      <w:r w:rsidRPr="000F67C5">
        <w:rPr>
          <w:b/>
          <w:i w:val="0"/>
          <w:color w:val="000000" w:themeColor="text1"/>
          <w:sz w:val="24"/>
        </w:rPr>
        <w:t xml:space="preserve">Figure </w:t>
      </w:r>
      <w:r w:rsidRPr="000F67C5">
        <w:rPr>
          <w:b/>
          <w:i w:val="0"/>
          <w:color w:val="000000" w:themeColor="text1"/>
          <w:sz w:val="24"/>
        </w:rPr>
        <w:fldChar w:fldCharType="begin"/>
      </w:r>
      <w:r w:rsidRPr="000F67C5">
        <w:rPr>
          <w:b/>
          <w:i w:val="0"/>
          <w:color w:val="000000" w:themeColor="text1"/>
          <w:sz w:val="24"/>
        </w:rPr>
        <w:instrText xml:space="preserve"> SEQ Figure \* ARABIC </w:instrText>
      </w:r>
      <w:r w:rsidRPr="000F67C5">
        <w:rPr>
          <w:b/>
          <w:i w:val="0"/>
          <w:color w:val="000000" w:themeColor="text1"/>
          <w:sz w:val="24"/>
        </w:rPr>
        <w:fldChar w:fldCharType="separate"/>
      </w:r>
      <w:r w:rsidR="00E92290">
        <w:rPr>
          <w:b/>
          <w:i w:val="0"/>
          <w:noProof/>
          <w:color w:val="000000" w:themeColor="text1"/>
          <w:sz w:val="24"/>
        </w:rPr>
        <w:t>15</w:t>
      </w:r>
      <w:r w:rsidRPr="000F67C5">
        <w:rPr>
          <w:b/>
          <w:i w:val="0"/>
          <w:color w:val="000000" w:themeColor="text1"/>
          <w:sz w:val="24"/>
        </w:rPr>
        <w:fldChar w:fldCharType="end"/>
      </w:r>
      <w:bookmarkEnd w:id="73"/>
      <w:r w:rsidRPr="000F67C5">
        <w:rPr>
          <w:b/>
          <w:i w:val="0"/>
          <w:color w:val="000000" w:themeColor="text1"/>
          <w:sz w:val="24"/>
        </w:rPr>
        <w:t xml:space="preserve"> : Simulation Results</w:t>
      </w:r>
      <w:bookmarkEnd w:id="74"/>
    </w:p>
    <w:p w14:paraId="435B1D80" w14:textId="2D571C2D" w:rsidR="00117F11" w:rsidRDefault="00BB26A0" w:rsidP="00117F11">
      <w:r>
        <w:lastRenderedPageBreak/>
        <w:t xml:space="preserve">The address indexing was verified on a local </w:t>
      </w:r>
      <w:r w:rsidR="00E6015D">
        <w:t>C</w:t>
      </w:r>
      <w:r>
        <w:t xml:space="preserve"> program to confirm the </w:t>
      </w:r>
      <w:r w:rsidR="0064564D">
        <w:t>accessing</w:t>
      </w:r>
      <w:r w:rsidR="007F7894">
        <w:t xml:space="preserve"> method. A basic filter to apply the brightness was applied and called as a function to </w:t>
      </w:r>
      <w:r w:rsidR="00E6015D">
        <w:t>confirm the function method.</w:t>
      </w:r>
    </w:p>
    <w:p w14:paraId="3E4EA6E6" w14:textId="77777777" w:rsidR="00CB708E" w:rsidRDefault="00CB708E" w:rsidP="00CB708E">
      <w:pPr>
        <w:keepNext/>
        <w:jc w:val="center"/>
      </w:pPr>
      <w:r w:rsidRPr="00CB708E">
        <w:drawing>
          <wp:inline distT="0" distB="0" distL="0" distR="0" wp14:anchorId="42A3E37F" wp14:editId="192BF702">
            <wp:extent cx="2082844" cy="3019425"/>
            <wp:effectExtent l="0" t="0" r="0" b="0"/>
            <wp:docPr id="149604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41087" name=""/>
                    <pic:cNvPicPr/>
                  </pic:nvPicPr>
                  <pic:blipFill>
                    <a:blip r:embed="rId26"/>
                    <a:stretch>
                      <a:fillRect/>
                    </a:stretch>
                  </pic:blipFill>
                  <pic:spPr>
                    <a:xfrm>
                      <a:off x="0" y="0"/>
                      <a:ext cx="2087482" cy="3026149"/>
                    </a:xfrm>
                    <a:prstGeom prst="rect">
                      <a:avLst/>
                    </a:prstGeom>
                  </pic:spPr>
                </pic:pic>
              </a:graphicData>
            </a:graphic>
          </wp:inline>
        </w:drawing>
      </w:r>
    </w:p>
    <w:p w14:paraId="23947C7D" w14:textId="2604138A" w:rsidR="00E6015D" w:rsidRPr="00CB708E" w:rsidRDefault="00CB708E" w:rsidP="00CB708E">
      <w:pPr>
        <w:pStyle w:val="Caption"/>
        <w:jc w:val="center"/>
        <w:rPr>
          <w:b/>
          <w:bCs/>
          <w:i w:val="0"/>
          <w:iCs w:val="0"/>
          <w:color w:val="000000" w:themeColor="text1"/>
        </w:rPr>
      </w:pPr>
      <w:bookmarkStart w:id="75" w:name="_Toc244119071"/>
      <w:r w:rsidRPr="00CB708E">
        <w:rPr>
          <w:b/>
          <w:bCs/>
          <w:i w:val="0"/>
          <w:iCs w:val="0"/>
          <w:color w:val="000000" w:themeColor="text1"/>
        </w:rPr>
        <w:t xml:space="preserve">Figure </w:t>
      </w:r>
      <w:r w:rsidRPr="00CB708E">
        <w:rPr>
          <w:b/>
          <w:bCs/>
          <w:i w:val="0"/>
          <w:iCs w:val="0"/>
          <w:color w:val="000000" w:themeColor="text1"/>
        </w:rPr>
        <w:fldChar w:fldCharType="begin"/>
      </w:r>
      <w:r w:rsidRPr="00CB708E">
        <w:rPr>
          <w:b/>
          <w:bCs/>
          <w:i w:val="0"/>
          <w:iCs w:val="0"/>
          <w:color w:val="000000" w:themeColor="text1"/>
        </w:rPr>
        <w:instrText xml:space="preserve"> SEQ Figure \* ARABIC </w:instrText>
      </w:r>
      <w:r w:rsidRPr="00CB708E">
        <w:rPr>
          <w:b/>
          <w:bCs/>
          <w:i w:val="0"/>
          <w:iCs w:val="0"/>
          <w:color w:val="000000" w:themeColor="text1"/>
        </w:rPr>
        <w:fldChar w:fldCharType="separate"/>
      </w:r>
      <w:r w:rsidR="00E92290">
        <w:rPr>
          <w:b/>
          <w:bCs/>
          <w:i w:val="0"/>
          <w:iCs w:val="0"/>
          <w:noProof/>
          <w:color w:val="000000" w:themeColor="text1"/>
        </w:rPr>
        <w:t>16</w:t>
      </w:r>
      <w:r w:rsidRPr="00CB708E">
        <w:rPr>
          <w:b/>
          <w:bCs/>
          <w:i w:val="0"/>
          <w:iCs w:val="0"/>
          <w:color w:val="000000" w:themeColor="text1"/>
        </w:rPr>
        <w:fldChar w:fldCharType="end"/>
      </w:r>
      <w:r w:rsidRPr="00CB708E">
        <w:rPr>
          <w:b/>
          <w:bCs/>
          <w:i w:val="0"/>
          <w:iCs w:val="0"/>
          <w:color w:val="000000" w:themeColor="text1"/>
        </w:rPr>
        <w:t xml:space="preserve"> : Test Log Output</w:t>
      </w:r>
      <w:bookmarkEnd w:id="75"/>
    </w:p>
    <w:p w14:paraId="5A943B10" w14:textId="3EF75108" w:rsidR="000F67C5" w:rsidRPr="000F67C5" w:rsidRDefault="000F67C5" w:rsidP="00ED4C97"/>
    <w:p w14:paraId="0CCE69CF" w14:textId="77777777" w:rsidR="00A15617" w:rsidRPr="00A15617" w:rsidRDefault="00A15617" w:rsidP="00A15617"/>
    <w:p w14:paraId="421C53ED" w14:textId="68C81549" w:rsidR="006654C4" w:rsidRPr="006654C4" w:rsidRDefault="006654C4" w:rsidP="006654C4">
      <w:pPr>
        <w:jc w:val="center"/>
      </w:pPr>
    </w:p>
    <w:p w14:paraId="68195CA2" w14:textId="6D5FBFE1" w:rsidR="00A85F33" w:rsidRPr="002D633D" w:rsidRDefault="00A85F33" w:rsidP="006654C4"/>
    <w:p w14:paraId="0B0984FF" w14:textId="77777777" w:rsidR="00917B17" w:rsidRDefault="00917B17">
      <w:pPr>
        <w:rPr>
          <w:rFonts w:asciiTheme="majorHAnsi" w:eastAsiaTheme="majorEastAsia" w:hAnsiTheme="majorHAnsi" w:cstheme="majorBidi"/>
          <w:b/>
          <w:bCs/>
          <w:color w:val="000000" w:themeColor="text1"/>
          <w:sz w:val="40"/>
          <w:szCs w:val="40"/>
        </w:rPr>
      </w:pPr>
      <w:r>
        <w:rPr>
          <w:b/>
          <w:bCs/>
          <w:color w:val="000000" w:themeColor="text1"/>
        </w:rPr>
        <w:br w:type="page"/>
      </w:r>
    </w:p>
    <w:p w14:paraId="56DCA06B" w14:textId="00A668A7" w:rsidR="007F394C" w:rsidRDefault="007F394C">
      <w:pPr>
        <w:pStyle w:val="Heading1"/>
        <w:rPr>
          <w:b/>
          <w:bCs/>
          <w:color w:val="000000" w:themeColor="text1"/>
        </w:rPr>
      </w:pPr>
      <w:r w:rsidRPr="00917B17">
        <w:rPr>
          <w:b/>
          <w:bCs/>
          <w:color w:val="000000" w:themeColor="text1"/>
        </w:rPr>
        <w:lastRenderedPageBreak/>
        <w:t>References</w:t>
      </w:r>
    </w:p>
    <w:p w14:paraId="4B4A1FB9" w14:textId="74264BDB" w:rsidR="00BF4AA6" w:rsidRDefault="00FF05D4" w:rsidP="00FF05D4">
      <w:pPr>
        <w:pStyle w:val="ListParagraph"/>
        <w:numPr>
          <w:ilvl w:val="0"/>
          <w:numId w:val="4"/>
        </w:numPr>
      </w:pPr>
      <w:hyperlink r:id="rId27" w:history="1">
        <w:r w:rsidRPr="00FF05D4">
          <w:rPr>
            <w:rStyle w:val="Hyperlink"/>
          </w:rPr>
          <w:t>Zybo Z7 Reference Manual - Digilent Reference</w:t>
        </w:r>
      </w:hyperlink>
    </w:p>
    <w:p w14:paraId="7F530185" w14:textId="721DD447" w:rsidR="00FF05D4" w:rsidRDefault="00AF375E" w:rsidP="00AF375E">
      <w:pPr>
        <w:pStyle w:val="ListParagraph"/>
        <w:numPr>
          <w:ilvl w:val="0"/>
          <w:numId w:val="4"/>
        </w:numPr>
      </w:pPr>
      <w:hyperlink r:id="rId28" w:history="1">
        <w:r w:rsidRPr="00AF375E">
          <w:rPr>
            <w:rStyle w:val="Hyperlink"/>
          </w:rPr>
          <w:t>https://yamin.cis.k.hosei.ac.jp/papers/ICCD96.pdf</w:t>
        </w:r>
      </w:hyperlink>
    </w:p>
    <w:p w14:paraId="283C1301" w14:textId="0AD96B9A" w:rsidR="00AD4CEE" w:rsidRDefault="00D50D4A" w:rsidP="00AF375E">
      <w:pPr>
        <w:pStyle w:val="ListParagraph"/>
        <w:numPr>
          <w:ilvl w:val="0"/>
          <w:numId w:val="4"/>
        </w:numPr>
      </w:pPr>
      <w:hyperlink r:id="rId29" w:history="1">
        <w:r>
          <w:rPr>
            <w:rStyle w:val="Hyperlink"/>
          </w:rPr>
          <w:t>https://verilogcodes.blogspot.com/2020/12/synthesizable-clocked-square-root.html</w:t>
        </w:r>
      </w:hyperlink>
    </w:p>
    <w:p w14:paraId="24548F2B" w14:textId="34059D6F" w:rsidR="00D50D4A" w:rsidRPr="00BF4AA6" w:rsidRDefault="00D50D4A" w:rsidP="00AF375E">
      <w:pPr>
        <w:pStyle w:val="ListParagraph"/>
        <w:numPr>
          <w:ilvl w:val="0"/>
          <w:numId w:val="4"/>
        </w:numPr>
      </w:pPr>
      <w:hyperlink r:id="rId30" w:history="1">
        <w:r w:rsidRPr="00AF7321">
          <w:rPr>
            <w:rStyle w:val="Hyperlink"/>
            <w:color w:val="auto"/>
          </w:rPr>
          <w:t>https://github.com/subrata05/image-processing-in-c/</w:t>
        </w:r>
      </w:hyperlink>
    </w:p>
    <w:sectPr w:rsidR="00D50D4A" w:rsidRPr="00BF4AA6" w:rsidSect="00125D9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C927E" w14:textId="77777777" w:rsidR="00DD4527" w:rsidRDefault="00DD4527" w:rsidP="00313E64">
      <w:pPr>
        <w:spacing w:after="0" w:line="240" w:lineRule="auto"/>
      </w:pPr>
      <w:r>
        <w:separator/>
      </w:r>
    </w:p>
  </w:endnote>
  <w:endnote w:type="continuationSeparator" w:id="0">
    <w:p w14:paraId="4E028541" w14:textId="77777777" w:rsidR="00DD4527" w:rsidRDefault="00DD4527" w:rsidP="00313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869251"/>
      <w:docPartObj>
        <w:docPartGallery w:val="Page Numbers (Bottom of Page)"/>
        <w:docPartUnique/>
      </w:docPartObj>
    </w:sdtPr>
    <w:sdtEndPr>
      <w:rPr>
        <w:noProof/>
      </w:rPr>
    </w:sdtEndPr>
    <w:sdtContent>
      <w:p w14:paraId="20FA7805" w14:textId="38931A18" w:rsidR="00ED4C97" w:rsidRDefault="00ED4C97" w:rsidP="00125D99">
        <w:pPr>
          <w:pStyle w:val="Footer"/>
          <w:jc w:val="center"/>
        </w:pPr>
        <w:r>
          <w:fldChar w:fldCharType="begin"/>
        </w:r>
        <w:r>
          <w:instrText xml:space="preserve"> PAGE   \* MERGEFORMAT </w:instrText>
        </w:r>
        <w:r>
          <w:fldChar w:fldCharType="separate"/>
        </w:r>
        <w:r w:rsidR="004E2B9A">
          <w:rPr>
            <w:noProof/>
          </w:rPr>
          <w:t>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6EB2F" w14:textId="77777777" w:rsidR="00DD4527" w:rsidRDefault="00DD4527" w:rsidP="00313E64">
      <w:pPr>
        <w:spacing w:after="0" w:line="240" w:lineRule="auto"/>
      </w:pPr>
      <w:r>
        <w:separator/>
      </w:r>
    </w:p>
  </w:footnote>
  <w:footnote w:type="continuationSeparator" w:id="0">
    <w:p w14:paraId="36C0177B" w14:textId="77777777" w:rsidR="00DD4527" w:rsidRDefault="00DD4527" w:rsidP="00313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7018E" w14:textId="77777777" w:rsidR="00ED4C97" w:rsidRDefault="00ED4C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46DA"/>
    <w:multiLevelType w:val="hybridMultilevel"/>
    <w:tmpl w:val="CDDE5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954B16"/>
    <w:multiLevelType w:val="hybridMultilevel"/>
    <w:tmpl w:val="BD421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99405D"/>
    <w:multiLevelType w:val="hybridMultilevel"/>
    <w:tmpl w:val="0F8A8F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CB51F75"/>
    <w:multiLevelType w:val="hybridMultilevel"/>
    <w:tmpl w:val="91C26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5995782">
    <w:abstractNumId w:val="3"/>
  </w:num>
  <w:num w:numId="2" w16cid:durableId="1796748400">
    <w:abstractNumId w:val="0"/>
  </w:num>
  <w:num w:numId="3" w16cid:durableId="254872289">
    <w:abstractNumId w:val="2"/>
  </w:num>
  <w:num w:numId="4" w16cid:durableId="12705490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nes, Aaron">
    <w15:presenceInfo w15:providerId="AD" w15:userId="S::aaron.funes.13@my.csun.edu::aec47d69-0977-4521-85f7-6966105a2a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741A"/>
    <w:rsid w:val="00072F60"/>
    <w:rsid w:val="000A6B3B"/>
    <w:rsid w:val="000B712D"/>
    <w:rsid w:val="000C5BE6"/>
    <w:rsid w:val="000F67C5"/>
    <w:rsid w:val="00107292"/>
    <w:rsid w:val="0011148D"/>
    <w:rsid w:val="00116751"/>
    <w:rsid w:val="00117F11"/>
    <w:rsid w:val="00125D99"/>
    <w:rsid w:val="00150B85"/>
    <w:rsid w:val="00180DB3"/>
    <w:rsid w:val="001811C0"/>
    <w:rsid w:val="001D0213"/>
    <w:rsid w:val="00237DCC"/>
    <w:rsid w:val="002409AA"/>
    <w:rsid w:val="002425E3"/>
    <w:rsid w:val="00251E12"/>
    <w:rsid w:val="002613DF"/>
    <w:rsid w:val="002874DE"/>
    <w:rsid w:val="002D633D"/>
    <w:rsid w:val="002E478E"/>
    <w:rsid w:val="00313E64"/>
    <w:rsid w:val="003368E1"/>
    <w:rsid w:val="0035278D"/>
    <w:rsid w:val="00387EC7"/>
    <w:rsid w:val="003D0D4E"/>
    <w:rsid w:val="003E64FE"/>
    <w:rsid w:val="003F23F3"/>
    <w:rsid w:val="00431656"/>
    <w:rsid w:val="00437127"/>
    <w:rsid w:val="00456247"/>
    <w:rsid w:val="004845D1"/>
    <w:rsid w:val="004C1BEB"/>
    <w:rsid w:val="004C3FE1"/>
    <w:rsid w:val="004C5E27"/>
    <w:rsid w:val="004E2B9A"/>
    <w:rsid w:val="004F07A6"/>
    <w:rsid w:val="005143F5"/>
    <w:rsid w:val="00525710"/>
    <w:rsid w:val="0054434B"/>
    <w:rsid w:val="00575737"/>
    <w:rsid w:val="005A22FF"/>
    <w:rsid w:val="005D3E6C"/>
    <w:rsid w:val="005E5AD0"/>
    <w:rsid w:val="005F2BC7"/>
    <w:rsid w:val="0061759B"/>
    <w:rsid w:val="0062001D"/>
    <w:rsid w:val="00636E2C"/>
    <w:rsid w:val="0064564D"/>
    <w:rsid w:val="00651633"/>
    <w:rsid w:val="00654CC5"/>
    <w:rsid w:val="0065510A"/>
    <w:rsid w:val="00663CD7"/>
    <w:rsid w:val="006654C4"/>
    <w:rsid w:val="00681329"/>
    <w:rsid w:val="006A57D9"/>
    <w:rsid w:val="006B7571"/>
    <w:rsid w:val="006D55BC"/>
    <w:rsid w:val="006F2E56"/>
    <w:rsid w:val="007072D9"/>
    <w:rsid w:val="007130A0"/>
    <w:rsid w:val="007221E1"/>
    <w:rsid w:val="0074144B"/>
    <w:rsid w:val="00745B3F"/>
    <w:rsid w:val="00755773"/>
    <w:rsid w:val="007731E0"/>
    <w:rsid w:val="0079475E"/>
    <w:rsid w:val="007A28B5"/>
    <w:rsid w:val="007D1004"/>
    <w:rsid w:val="007D541C"/>
    <w:rsid w:val="007E0CFF"/>
    <w:rsid w:val="007F394C"/>
    <w:rsid w:val="007F7894"/>
    <w:rsid w:val="00823845"/>
    <w:rsid w:val="00823F05"/>
    <w:rsid w:val="00842A0A"/>
    <w:rsid w:val="00854813"/>
    <w:rsid w:val="008625E4"/>
    <w:rsid w:val="00885A2B"/>
    <w:rsid w:val="00892B7A"/>
    <w:rsid w:val="008B30DB"/>
    <w:rsid w:val="008D6711"/>
    <w:rsid w:val="008F3058"/>
    <w:rsid w:val="00903679"/>
    <w:rsid w:val="00910975"/>
    <w:rsid w:val="00917B17"/>
    <w:rsid w:val="009470EB"/>
    <w:rsid w:val="0097147F"/>
    <w:rsid w:val="00987735"/>
    <w:rsid w:val="009B40E1"/>
    <w:rsid w:val="009D7984"/>
    <w:rsid w:val="009E12D4"/>
    <w:rsid w:val="009E7014"/>
    <w:rsid w:val="00A0745E"/>
    <w:rsid w:val="00A15064"/>
    <w:rsid w:val="00A15617"/>
    <w:rsid w:val="00A3503F"/>
    <w:rsid w:val="00A713EA"/>
    <w:rsid w:val="00A85F33"/>
    <w:rsid w:val="00A90B2F"/>
    <w:rsid w:val="00A942AF"/>
    <w:rsid w:val="00AA18BD"/>
    <w:rsid w:val="00AA4E88"/>
    <w:rsid w:val="00AD4CEE"/>
    <w:rsid w:val="00AD5047"/>
    <w:rsid w:val="00AE1502"/>
    <w:rsid w:val="00AE509C"/>
    <w:rsid w:val="00AF375E"/>
    <w:rsid w:val="00AF7321"/>
    <w:rsid w:val="00B067BB"/>
    <w:rsid w:val="00B30EA6"/>
    <w:rsid w:val="00B435A3"/>
    <w:rsid w:val="00B5515C"/>
    <w:rsid w:val="00B707E3"/>
    <w:rsid w:val="00B77E74"/>
    <w:rsid w:val="00B94C0F"/>
    <w:rsid w:val="00B959DB"/>
    <w:rsid w:val="00BB26A0"/>
    <w:rsid w:val="00BB5584"/>
    <w:rsid w:val="00BC479D"/>
    <w:rsid w:val="00BF4AA6"/>
    <w:rsid w:val="00C0613F"/>
    <w:rsid w:val="00C066C4"/>
    <w:rsid w:val="00C123CD"/>
    <w:rsid w:val="00C64C9F"/>
    <w:rsid w:val="00C916F2"/>
    <w:rsid w:val="00CA2819"/>
    <w:rsid w:val="00CB1627"/>
    <w:rsid w:val="00CB708E"/>
    <w:rsid w:val="00CC1274"/>
    <w:rsid w:val="00CE5326"/>
    <w:rsid w:val="00D040DB"/>
    <w:rsid w:val="00D50D4A"/>
    <w:rsid w:val="00D53184"/>
    <w:rsid w:val="00D6199A"/>
    <w:rsid w:val="00D61D8F"/>
    <w:rsid w:val="00DB180A"/>
    <w:rsid w:val="00DD2124"/>
    <w:rsid w:val="00DD4527"/>
    <w:rsid w:val="00E06672"/>
    <w:rsid w:val="00E10A28"/>
    <w:rsid w:val="00E21ED7"/>
    <w:rsid w:val="00E52DDD"/>
    <w:rsid w:val="00E6015D"/>
    <w:rsid w:val="00E603CB"/>
    <w:rsid w:val="00E75481"/>
    <w:rsid w:val="00E92290"/>
    <w:rsid w:val="00EA741A"/>
    <w:rsid w:val="00EB7266"/>
    <w:rsid w:val="00ED4C97"/>
    <w:rsid w:val="00F05AA4"/>
    <w:rsid w:val="00F11C5C"/>
    <w:rsid w:val="00F42DB8"/>
    <w:rsid w:val="00F50E3D"/>
    <w:rsid w:val="00F53763"/>
    <w:rsid w:val="00F76CAC"/>
    <w:rsid w:val="00F76CCC"/>
    <w:rsid w:val="00FF05D4"/>
    <w:rsid w:val="00FF0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C78C0"/>
  <w15:chartTrackingRefBased/>
  <w15:docId w15:val="{A441CF2D-9C35-4D2F-81C6-C2FD5E77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85"/>
  </w:style>
  <w:style w:type="paragraph" w:styleId="Heading1">
    <w:name w:val="heading 1"/>
    <w:basedOn w:val="Normal"/>
    <w:next w:val="Normal"/>
    <w:link w:val="Heading1Char"/>
    <w:uiPriority w:val="9"/>
    <w:qFormat/>
    <w:rsid w:val="00EA7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41A"/>
    <w:rPr>
      <w:rFonts w:eastAsiaTheme="majorEastAsia" w:cstheme="majorBidi"/>
      <w:color w:val="272727" w:themeColor="text1" w:themeTint="D8"/>
    </w:rPr>
  </w:style>
  <w:style w:type="paragraph" w:styleId="Title">
    <w:name w:val="Title"/>
    <w:basedOn w:val="Normal"/>
    <w:next w:val="Normal"/>
    <w:link w:val="TitleChar"/>
    <w:uiPriority w:val="10"/>
    <w:qFormat/>
    <w:rsid w:val="00EA7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41A"/>
    <w:pPr>
      <w:spacing w:before="160"/>
      <w:jc w:val="center"/>
    </w:pPr>
    <w:rPr>
      <w:i/>
      <w:iCs/>
      <w:color w:val="404040" w:themeColor="text1" w:themeTint="BF"/>
    </w:rPr>
  </w:style>
  <w:style w:type="character" w:customStyle="1" w:styleId="QuoteChar">
    <w:name w:val="Quote Char"/>
    <w:basedOn w:val="DefaultParagraphFont"/>
    <w:link w:val="Quote"/>
    <w:uiPriority w:val="29"/>
    <w:rsid w:val="00EA741A"/>
    <w:rPr>
      <w:i/>
      <w:iCs/>
      <w:color w:val="404040" w:themeColor="text1" w:themeTint="BF"/>
    </w:rPr>
  </w:style>
  <w:style w:type="paragraph" w:styleId="ListParagraph">
    <w:name w:val="List Paragraph"/>
    <w:basedOn w:val="Normal"/>
    <w:uiPriority w:val="34"/>
    <w:qFormat/>
    <w:rsid w:val="00EA741A"/>
    <w:pPr>
      <w:ind w:left="720"/>
      <w:contextualSpacing/>
    </w:pPr>
  </w:style>
  <w:style w:type="character" w:styleId="IntenseEmphasis">
    <w:name w:val="Intense Emphasis"/>
    <w:basedOn w:val="DefaultParagraphFont"/>
    <w:uiPriority w:val="21"/>
    <w:qFormat/>
    <w:rsid w:val="00EA741A"/>
    <w:rPr>
      <w:i/>
      <w:iCs/>
      <w:color w:val="0F4761" w:themeColor="accent1" w:themeShade="BF"/>
    </w:rPr>
  </w:style>
  <w:style w:type="paragraph" w:styleId="IntenseQuote">
    <w:name w:val="Intense Quote"/>
    <w:basedOn w:val="Normal"/>
    <w:next w:val="Normal"/>
    <w:link w:val="IntenseQuoteChar"/>
    <w:uiPriority w:val="30"/>
    <w:qFormat/>
    <w:rsid w:val="00EA7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41A"/>
    <w:rPr>
      <w:i/>
      <w:iCs/>
      <w:color w:val="0F4761" w:themeColor="accent1" w:themeShade="BF"/>
    </w:rPr>
  </w:style>
  <w:style w:type="character" w:styleId="IntenseReference">
    <w:name w:val="Intense Reference"/>
    <w:basedOn w:val="DefaultParagraphFont"/>
    <w:uiPriority w:val="32"/>
    <w:qFormat/>
    <w:rsid w:val="00EA741A"/>
    <w:rPr>
      <w:b/>
      <w:bCs/>
      <w:smallCaps/>
      <w:color w:val="0F4761" w:themeColor="accent1" w:themeShade="BF"/>
      <w:spacing w:val="5"/>
    </w:rPr>
  </w:style>
  <w:style w:type="paragraph" w:styleId="Revision">
    <w:name w:val="Revision"/>
    <w:hidden/>
    <w:uiPriority w:val="99"/>
    <w:semiHidden/>
    <w:rsid w:val="00CB1627"/>
    <w:pPr>
      <w:spacing w:after="0" w:line="240" w:lineRule="auto"/>
    </w:pPr>
  </w:style>
  <w:style w:type="paragraph" w:styleId="Header">
    <w:name w:val="header"/>
    <w:basedOn w:val="Normal"/>
    <w:link w:val="HeaderChar"/>
    <w:uiPriority w:val="99"/>
    <w:unhideWhenUsed/>
    <w:rsid w:val="00313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E64"/>
  </w:style>
  <w:style w:type="paragraph" w:styleId="Footer">
    <w:name w:val="footer"/>
    <w:basedOn w:val="Normal"/>
    <w:link w:val="FooterChar"/>
    <w:uiPriority w:val="99"/>
    <w:unhideWhenUsed/>
    <w:rsid w:val="00313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E64"/>
  </w:style>
  <w:style w:type="paragraph" w:styleId="TOCHeading">
    <w:name w:val="TOC Heading"/>
    <w:basedOn w:val="Heading1"/>
    <w:next w:val="Normal"/>
    <w:uiPriority w:val="39"/>
    <w:unhideWhenUsed/>
    <w:qFormat/>
    <w:rsid w:val="00842A0A"/>
    <w:pPr>
      <w:spacing w:before="240" w:after="0"/>
      <w:outlineLvl w:val="9"/>
    </w:pPr>
    <w:rPr>
      <w:sz w:val="32"/>
      <w:szCs w:val="32"/>
    </w:rPr>
  </w:style>
  <w:style w:type="paragraph" w:styleId="TOC2">
    <w:name w:val="toc 2"/>
    <w:basedOn w:val="Normal"/>
    <w:next w:val="Normal"/>
    <w:autoRedefine/>
    <w:uiPriority w:val="39"/>
    <w:unhideWhenUsed/>
    <w:rsid w:val="00AD5047"/>
    <w:pPr>
      <w:spacing w:after="100" w:line="259" w:lineRule="auto"/>
      <w:ind w:left="220"/>
    </w:pPr>
    <w:rPr>
      <w:rFonts w:eastAsiaTheme="minorEastAsia" w:cs="Times New Roman"/>
      <w:kern w:val="0"/>
      <w:sz w:val="22"/>
      <w:szCs w:val="22"/>
    </w:rPr>
  </w:style>
  <w:style w:type="paragraph" w:styleId="TOC1">
    <w:name w:val="toc 1"/>
    <w:basedOn w:val="Normal"/>
    <w:next w:val="Normal"/>
    <w:autoRedefine/>
    <w:uiPriority w:val="39"/>
    <w:unhideWhenUsed/>
    <w:rsid w:val="00AD5047"/>
    <w:pPr>
      <w:spacing w:after="100" w:line="259" w:lineRule="auto"/>
    </w:pPr>
    <w:rPr>
      <w:rFonts w:eastAsiaTheme="minorEastAsia" w:cs="Times New Roman"/>
      <w:kern w:val="0"/>
      <w:sz w:val="22"/>
      <w:szCs w:val="22"/>
    </w:rPr>
  </w:style>
  <w:style w:type="paragraph" w:styleId="TOC3">
    <w:name w:val="toc 3"/>
    <w:basedOn w:val="Normal"/>
    <w:next w:val="Normal"/>
    <w:autoRedefine/>
    <w:uiPriority w:val="39"/>
    <w:unhideWhenUsed/>
    <w:rsid w:val="00AD5047"/>
    <w:pPr>
      <w:spacing w:after="100" w:line="259" w:lineRule="auto"/>
      <w:ind w:left="440"/>
    </w:pPr>
    <w:rPr>
      <w:rFonts w:eastAsiaTheme="minorEastAsia" w:cs="Times New Roman"/>
      <w:kern w:val="0"/>
      <w:sz w:val="22"/>
      <w:szCs w:val="22"/>
    </w:rPr>
  </w:style>
  <w:style w:type="paragraph" w:styleId="Caption">
    <w:name w:val="caption"/>
    <w:basedOn w:val="Normal"/>
    <w:next w:val="Normal"/>
    <w:uiPriority w:val="35"/>
    <w:unhideWhenUsed/>
    <w:qFormat/>
    <w:rsid w:val="00C916F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A28B5"/>
    <w:pPr>
      <w:spacing w:after="0"/>
    </w:pPr>
  </w:style>
  <w:style w:type="character" w:styleId="Hyperlink">
    <w:name w:val="Hyperlink"/>
    <w:basedOn w:val="DefaultParagraphFont"/>
    <w:uiPriority w:val="99"/>
    <w:unhideWhenUsed/>
    <w:rsid w:val="007A28B5"/>
    <w:rPr>
      <w:color w:val="467886" w:themeColor="hyperlink"/>
      <w:u w:val="single"/>
    </w:rPr>
  </w:style>
  <w:style w:type="table" w:styleId="TableGrid">
    <w:name w:val="Table Grid"/>
    <w:basedOn w:val="TableNormal"/>
    <w:uiPriority w:val="39"/>
    <w:rsid w:val="00885A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2613DF"/>
    <w:rPr>
      <w:color w:val="605E5C"/>
      <w:shd w:val="clear" w:color="auto" w:fill="E1DFDD"/>
    </w:rPr>
  </w:style>
  <w:style w:type="character" w:styleId="FollowedHyperlink">
    <w:name w:val="FollowedHyperlink"/>
    <w:basedOn w:val="DefaultParagraphFont"/>
    <w:uiPriority w:val="99"/>
    <w:semiHidden/>
    <w:unhideWhenUsed/>
    <w:rsid w:val="002613DF"/>
    <w:rPr>
      <w:color w:val="96607D" w:themeColor="followedHyperlink"/>
      <w:u w:val="single"/>
    </w:rPr>
  </w:style>
  <w:style w:type="character" w:styleId="UnresolvedMention">
    <w:name w:val="Unresolved Mention"/>
    <w:basedOn w:val="DefaultParagraphFont"/>
    <w:uiPriority w:val="99"/>
    <w:semiHidden/>
    <w:unhideWhenUsed/>
    <w:rsid w:val="00FF0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745307">
      <w:bodyDiv w:val="1"/>
      <w:marLeft w:val="0"/>
      <w:marRight w:val="0"/>
      <w:marTop w:val="0"/>
      <w:marBottom w:val="0"/>
      <w:divBdr>
        <w:top w:val="none" w:sz="0" w:space="0" w:color="auto"/>
        <w:left w:val="none" w:sz="0" w:space="0" w:color="auto"/>
        <w:bottom w:val="none" w:sz="0" w:space="0" w:color="auto"/>
        <w:right w:val="none" w:sz="0" w:space="0" w:color="auto"/>
      </w:divBdr>
      <w:divsChild>
        <w:div w:id="1548687507">
          <w:marLeft w:val="0"/>
          <w:marRight w:val="0"/>
          <w:marTop w:val="0"/>
          <w:marBottom w:val="0"/>
          <w:divBdr>
            <w:top w:val="none" w:sz="0" w:space="0" w:color="auto"/>
            <w:left w:val="none" w:sz="0" w:space="0" w:color="auto"/>
            <w:bottom w:val="none" w:sz="0" w:space="0" w:color="auto"/>
            <w:right w:val="none" w:sz="0" w:space="0" w:color="auto"/>
          </w:divBdr>
          <w:divsChild>
            <w:div w:id="198904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github.com/subrata05/image-processing-in-c/"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verilogcodes.blogspot.com/2020/12/synthesizable-clocked-square-roo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yamin.cis.k.hosei.ac.jp/papers/ICCD96.pdf"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digilent.com/reference/programmable-logic/zybo-z7/reference-manual" TargetMode="External"/><Relationship Id="rId30" Type="http://schemas.openxmlformats.org/officeDocument/2006/relationships/hyperlink" Target="https://github.com/subrata05/image-processing-in-c/"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0A44A-16A2-4AB8-B925-9412CA1D2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2304</TotalTime>
  <Pages>17</Pages>
  <Words>1875</Words>
  <Characters>10692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Funes, Aaron</dc:creator>
  <cp:keywords/>
  <dc:description/>
  <cp:lastModifiedBy>Aaron Funes</cp:lastModifiedBy>
  <cp:revision>83</cp:revision>
  <dcterms:created xsi:type="dcterms:W3CDTF">2026-10-10T20:43:00Z</dcterms:created>
  <dcterms:modified xsi:type="dcterms:W3CDTF">2026-10-29T05:31:00Z</dcterms:modified>
</cp:coreProperties>
</file>