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FEDB" w14:textId="5D029515" w:rsidR="00854813" w:rsidRDefault="00AD5047" w:rsidP="00AD5047">
      <w:pPr>
        <w:jc w:val="center"/>
      </w:pPr>
      <w:r>
        <w:t>CALIFORNIA STATE UNI</w:t>
      </w:r>
      <w:r w:rsidR="00823845">
        <w:t>VERSITY, NORTHRIDGE</w:t>
      </w:r>
    </w:p>
    <w:p w14:paraId="31C67A78" w14:textId="77777777" w:rsidR="00823845" w:rsidRDefault="00823845" w:rsidP="00823845">
      <w:pPr>
        <w:jc w:val="center"/>
      </w:pPr>
    </w:p>
    <w:p w14:paraId="292D5DA6" w14:textId="77777777" w:rsidR="00823845" w:rsidRDefault="00823845" w:rsidP="00823845">
      <w:pPr>
        <w:jc w:val="center"/>
      </w:pPr>
    </w:p>
    <w:p w14:paraId="437C78B6" w14:textId="3A8F143B" w:rsidR="00823845" w:rsidRDefault="00D53184" w:rsidP="00823845">
      <w:pPr>
        <w:jc w:val="center"/>
      </w:pPr>
      <w:r>
        <w:t>Edge Detection in FPGA: Sobel Filter Design</w:t>
      </w:r>
    </w:p>
    <w:p w14:paraId="5CF7FD47" w14:textId="77777777" w:rsidR="00D53184" w:rsidRDefault="00D53184" w:rsidP="00823845">
      <w:pPr>
        <w:jc w:val="center"/>
      </w:pPr>
    </w:p>
    <w:p w14:paraId="48B40FC3" w14:textId="77777777" w:rsidR="00D53184" w:rsidRDefault="00D53184" w:rsidP="00823845">
      <w:pPr>
        <w:jc w:val="center"/>
      </w:pPr>
    </w:p>
    <w:p w14:paraId="6E06F073" w14:textId="28C2940F" w:rsidR="00D53184" w:rsidRDefault="00D53184" w:rsidP="00823845">
      <w:pPr>
        <w:jc w:val="center"/>
      </w:pPr>
      <w:r>
        <w:t>A graduate project submitted in partial fulfillment of the requirements</w:t>
      </w:r>
    </w:p>
    <w:p w14:paraId="406E3BE7" w14:textId="7E5A7E3C" w:rsidR="00D53184" w:rsidRDefault="00D53184" w:rsidP="00823845">
      <w:pPr>
        <w:jc w:val="center"/>
      </w:pPr>
      <w:r>
        <w:t>For the degree of Master of Science in Computer Engineering</w:t>
      </w:r>
    </w:p>
    <w:p w14:paraId="338442A7" w14:textId="77777777" w:rsidR="00D53184" w:rsidRDefault="00D53184" w:rsidP="00823845">
      <w:pPr>
        <w:jc w:val="center"/>
      </w:pPr>
    </w:p>
    <w:p w14:paraId="6BA64B0D" w14:textId="77777777" w:rsidR="00D53184" w:rsidRDefault="00D53184" w:rsidP="00823845">
      <w:pPr>
        <w:jc w:val="center"/>
      </w:pPr>
    </w:p>
    <w:p w14:paraId="67F89D27" w14:textId="0AEC900C" w:rsidR="00D53184" w:rsidRDefault="00D53184" w:rsidP="00823845">
      <w:pPr>
        <w:jc w:val="center"/>
      </w:pPr>
      <w:r>
        <w:t>By</w:t>
      </w:r>
    </w:p>
    <w:p w14:paraId="3E1090AB" w14:textId="68994D6C" w:rsidR="00D53184" w:rsidRDefault="00D53184" w:rsidP="00823845">
      <w:pPr>
        <w:jc w:val="center"/>
      </w:pPr>
      <w:r>
        <w:t>Aaron Guadalupe Funes</w:t>
      </w:r>
    </w:p>
    <w:p w14:paraId="0A4FC938" w14:textId="77777777" w:rsidR="00D53184" w:rsidRDefault="00D53184" w:rsidP="00823845">
      <w:pPr>
        <w:jc w:val="center"/>
      </w:pPr>
    </w:p>
    <w:p w14:paraId="0874EB0B" w14:textId="0493782B" w:rsidR="00D53184" w:rsidRDefault="00D53184" w:rsidP="00823845">
      <w:pPr>
        <w:jc w:val="center"/>
      </w:pPr>
      <w:r>
        <w:t>December 2026</w:t>
      </w:r>
    </w:p>
    <w:p w14:paraId="457755B0" w14:textId="55E25B8E" w:rsidR="00D53184" w:rsidRDefault="00D53184" w:rsidP="00823845">
      <w:pPr>
        <w:jc w:val="center"/>
      </w:pPr>
      <w:r>
        <w:t>(Official end of the sem</w:t>
      </w:r>
      <w:ins w:id="0" w:author="Funes, Aaron" w:date="2026-10-10T14:06:00Z" w16du:dateUtc="2026-10-10T21:06:00Z">
        <w:r w:rsidR="00CB1627">
          <w:t>ester)</w:t>
        </w:r>
      </w:ins>
    </w:p>
    <w:p w14:paraId="599E2AF5" w14:textId="77777777" w:rsidR="00AD5047" w:rsidRDefault="00AD5047" w:rsidP="00AD5047"/>
    <w:p w14:paraId="3A14C3AF" w14:textId="77777777" w:rsidR="00AD5047" w:rsidRDefault="00AD5047" w:rsidP="00AD5047">
      <w:pPr>
        <w:jc w:val="center"/>
        <w:sectPr w:rsidR="00AD5047" w:rsidSect="00AD5047">
          <w:pgSz w:w="12240" w:h="15840"/>
          <w:pgMar w:top="1440" w:right="1440" w:bottom="1440" w:left="1440" w:header="720" w:footer="720" w:gutter="0"/>
          <w:pgNumType w:fmt="lowerRoman" w:start="2"/>
          <w:cols w:space="720"/>
          <w:docGrid w:linePitch="360"/>
        </w:sectPr>
      </w:pPr>
    </w:p>
    <w:p w14:paraId="67D463FD" w14:textId="0D4035E8" w:rsidR="00CB1627" w:rsidRDefault="00CB1627" w:rsidP="00B067BB">
      <w:pPr>
        <w:rPr>
          <w:ins w:id="1" w:author="Funes, Aaron" w:date="2026-10-10T14:14:00Z" w16du:dateUtc="2026-10-10T21:14:00Z"/>
        </w:rPr>
      </w:pPr>
      <w:ins w:id="2" w:author="Funes, Aaron" w:date="2026-10-10T14:09:00Z" w16du:dateUtc="2026-10-10T21:09:00Z">
        <w:r>
          <w:lastRenderedPageBreak/>
          <w:t>The graduate project of Aaron Funes is approved:</w:t>
        </w:r>
      </w:ins>
    </w:p>
    <w:p w14:paraId="6B3E35DA" w14:textId="77777777" w:rsidR="00CB1627" w:rsidRDefault="00CB1627" w:rsidP="00CB1627">
      <w:pPr>
        <w:rPr>
          <w:ins w:id="3" w:author="Funes, Aaron" w:date="2026-10-10T14:14:00Z" w16du:dateUtc="2026-10-10T21:14:00Z"/>
        </w:rPr>
      </w:pPr>
    </w:p>
    <w:p w14:paraId="54DE2C41" w14:textId="77777777" w:rsidR="00CB1627" w:rsidRDefault="00CB1627" w:rsidP="00CB1627">
      <w:pPr>
        <w:rPr>
          <w:ins w:id="4" w:author="Funes, Aaron" w:date="2026-10-10T14:14:00Z" w16du:dateUtc="2026-10-10T21:14:00Z"/>
        </w:rPr>
      </w:pPr>
    </w:p>
    <w:p w14:paraId="70E4464C" w14:textId="77777777" w:rsidR="00CB1627" w:rsidRDefault="00CB1627" w:rsidP="00CB1627">
      <w:pPr>
        <w:rPr>
          <w:ins w:id="5" w:author="Funes, Aaron" w:date="2026-10-10T14:14:00Z" w16du:dateUtc="2026-10-10T21:14:00Z"/>
        </w:rPr>
      </w:pPr>
    </w:p>
    <w:p w14:paraId="0194F40F" w14:textId="67E76B2A" w:rsidR="005D3E6C" w:rsidRDefault="005D3E6C">
      <w:pPr>
        <w:spacing w:after="0"/>
        <w:rPr>
          <w:ins w:id="6" w:author="Funes, Aaron" w:date="2026-10-10T14:16:00Z" w16du:dateUtc="2026-10-10T21:16:00Z"/>
        </w:rPr>
        <w:pPrChange w:id="7" w:author="Funes, Aaron" w:date="2026-10-10T14:16:00Z" w16du:dateUtc="2026-10-10T21:16:00Z">
          <w:pPr/>
        </w:pPrChange>
      </w:pPr>
      <w:ins w:id="8" w:author="Funes, Aaron" w:date="2026-10-10T14:16:00Z" w16du:dateUtc="2026-10-10T21:16:00Z">
        <w:r>
          <w:t>_______________________________</w:t>
        </w:r>
      </w:ins>
      <w:ins w:id="9" w:author="Funes, Aaron" w:date="2026-10-10T14:17:00Z" w16du:dateUtc="2026-10-10T21:17:00Z">
        <w:r>
          <w:t xml:space="preserve">  </w:t>
        </w:r>
      </w:ins>
      <w:ins w:id="10" w:author="Funes, Aaron" w:date="2026-10-10T14:18:00Z" w16du:dateUtc="2026-10-10T21:18:00Z">
        <w:r>
          <w:t xml:space="preserve">                                                                  _____________</w:t>
        </w:r>
      </w:ins>
    </w:p>
    <w:p w14:paraId="0277C327" w14:textId="53671532" w:rsidR="005D3E6C" w:rsidRDefault="003E64FE" w:rsidP="005D3E6C">
      <w:pPr>
        <w:rPr>
          <w:ins w:id="11" w:author="Funes, Aaron" w:date="2026-10-10T14:17:00Z" w16du:dateUtc="2026-10-10T21:17:00Z"/>
        </w:rPr>
      </w:pPr>
      <w:ins w:id="12" w:author="Funes, Aaron" w:date="2026-10-10T14:21:00Z" w16du:dateUtc="2026-10-10T21:21:00Z">
        <w:r>
          <w:t xml:space="preserve">Professor </w:t>
        </w:r>
      </w:ins>
      <w:ins w:id="13" w:author="Funes, Aaron" w:date="2026-10-10T14:20:00Z" w16du:dateUtc="2026-10-10T21:20:00Z">
        <w:r w:rsidR="005D3E6C">
          <w:t xml:space="preserve">Aaron Nanas                </w:t>
        </w:r>
      </w:ins>
      <w:ins w:id="14" w:author="Funes, Aaron" w:date="2026-10-10T14:18:00Z" w16du:dateUtc="2026-10-10T21:18:00Z">
        <w:r w:rsidR="005D3E6C">
          <w:t xml:space="preserve">                                                                          Date</w:t>
        </w:r>
      </w:ins>
      <w:ins w:id="15" w:author="Funes, Aaron" w:date="2026-10-10T14:16:00Z" w16du:dateUtc="2026-10-10T21:16:00Z">
        <w:r w:rsidR="005D3E6C">
          <w:br/>
        </w:r>
      </w:ins>
    </w:p>
    <w:p w14:paraId="47865DD9" w14:textId="77777777" w:rsidR="005D3E6C" w:rsidRDefault="005D3E6C" w:rsidP="005D3E6C">
      <w:pPr>
        <w:rPr>
          <w:ins w:id="16" w:author="Funes, Aaron" w:date="2026-10-10T14:17:00Z" w16du:dateUtc="2026-10-10T21:17:00Z"/>
        </w:rPr>
      </w:pPr>
    </w:p>
    <w:p w14:paraId="08CB2DE5" w14:textId="77777777" w:rsidR="005D3E6C" w:rsidRDefault="005D3E6C" w:rsidP="005D3E6C">
      <w:pPr>
        <w:rPr>
          <w:ins w:id="17" w:author="Funes, Aaron" w:date="2026-10-10T14:17:00Z" w16du:dateUtc="2026-10-10T21:17:00Z"/>
        </w:rPr>
      </w:pPr>
    </w:p>
    <w:p w14:paraId="75AC6F6C" w14:textId="6D690F92" w:rsidR="005D3E6C" w:rsidRDefault="005D3E6C" w:rsidP="005D3E6C">
      <w:pPr>
        <w:spacing w:after="0"/>
        <w:rPr>
          <w:ins w:id="18" w:author="Funes, Aaron" w:date="2026-10-10T14:17:00Z" w16du:dateUtc="2026-10-10T21:17:00Z"/>
        </w:rPr>
      </w:pPr>
      <w:ins w:id="19" w:author="Funes, Aaron" w:date="2026-10-10T14:17:00Z" w16du:dateUtc="2026-10-10T21:17:00Z">
        <w:r>
          <w:t>_______________________________</w:t>
        </w:r>
      </w:ins>
      <w:ins w:id="20" w:author="Funes, Aaron" w:date="2026-10-10T14:18:00Z" w16du:dateUtc="2026-10-10T21:18:00Z">
        <w:r>
          <w:t xml:space="preserve">                                                                    _____________</w:t>
        </w:r>
      </w:ins>
    </w:p>
    <w:p w14:paraId="733B7C24" w14:textId="54E8661A" w:rsidR="005D3E6C" w:rsidRDefault="005D3E6C" w:rsidP="005D3E6C">
      <w:pPr>
        <w:spacing w:after="0"/>
        <w:rPr>
          <w:ins w:id="21" w:author="Funes, Aaron" w:date="2026-10-10T14:17:00Z" w16du:dateUtc="2026-10-10T21:17:00Z"/>
        </w:rPr>
      </w:pPr>
      <w:ins w:id="22" w:author="Funes, Aaron" w:date="2026-10-10T14:17:00Z" w16du:dateUtc="2026-10-10T21:17:00Z">
        <w:r>
          <w:t xml:space="preserve">Dr. </w:t>
        </w:r>
      </w:ins>
      <w:ins w:id="23" w:author="Funes, Aaron" w:date="2026-10-10T14:20:00Z" w16du:dateUtc="2026-10-10T21:20:00Z">
        <w:r>
          <w:t xml:space="preserve">Myung Cho            </w:t>
        </w:r>
      </w:ins>
      <w:ins w:id="24" w:author="Funes, Aaron" w:date="2026-10-10T14:19:00Z" w16du:dateUtc="2026-10-10T21:19:00Z">
        <w:r>
          <w:t xml:space="preserve">                                                                                               Date</w:t>
        </w:r>
      </w:ins>
    </w:p>
    <w:p w14:paraId="5AA74C39" w14:textId="77777777" w:rsidR="005D3E6C" w:rsidRDefault="005D3E6C" w:rsidP="005D3E6C">
      <w:pPr>
        <w:rPr>
          <w:ins w:id="25" w:author="Funes, Aaron" w:date="2026-10-10T14:17:00Z" w16du:dateUtc="2026-10-10T21:17:00Z"/>
        </w:rPr>
      </w:pPr>
    </w:p>
    <w:p w14:paraId="5F241A3F" w14:textId="77777777" w:rsidR="005D3E6C" w:rsidRDefault="005D3E6C" w:rsidP="005D3E6C">
      <w:pPr>
        <w:rPr>
          <w:ins w:id="26" w:author="Funes, Aaron" w:date="2026-10-10T14:17:00Z" w16du:dateUtc="2026-10-10T21:17:00Z"/>
        </w:rPr>
      </w:pPr>
    </w:p>
    <w:p w14:paraId="070FC02D" w14:textId="77777777" w:rsidR="005D3E6C" w:rsidRDefault="005D3E6C" w:rsidP="005D3E6C">
      <w:pPr>
        <w:rPr>
          <w:ins w:id="27" w:author="Funes, Aaron" w:date="2026-10-10T14:17:00Z" w16du:dateUtc="2026-10-10T21:17:00Z"/>
        </w:rPr>
      </w:pPr>
    </w:p>
    <w:p w14:paraId="024C374C" w14:textId="2D828FD3" w:rsidR="005D3E6C" w:rsidRDefault="005D3E6C" w:rsidP="005D3E6C">
      <w:pPr>
        <w:spacing w:after="0"/>
        <w:rPr>
          <w:ins w:id="28" w:author="Funes, Aaron" w:date="2026-10-10T14:17:00Z" w16du:dateUtc="2026-10-10T21:17:00Z"/>
        </w:rPr>
      </w:pPr>
      <w:ins w:id="29" w:author="Funes, Aaron" w:date="2026-10-10T14:17:00Z" w16du:dateUtc="2026-10-10T21:17:00Z">
        <w:r>
          <w:t>_______________________________</w:t>
        </w:r>
      </w:ins>
      <w:ins w:id="30" w:author="Funes, Aaron" w:date="2026-10-10T14:18:00Z" w16du:dateUtc="2026-10-10T21:18:00Z">
        <w:r>
          <w:t xml:space="preserve">                                                                    _____________</w:t>
        </w:r>
      </w:ins>
    </w:p>
    <w:p w14:paraId="1982C983" w14:textId="6231426B" w:rsidR="005D3E6C" w:rsidRDefault="005D3E6C" w:rsidP="00842A0A">
      <w:pPr>
        <w:spacing w:after="0"/>
        <w:rPr>
          <w:ins w:id="31" w:author="Funes, Aaron" w:date="2026-10-10T14:32:00Z" w16du:dateUtc="2026-10-10T21:32:00Z"/>
        </w:rPr>
      </w:pPr>
      <w:ins w:id="32" w:author="Funes, Aaron" w:date="2026-10-10T14:17:00Z" w16du:dateUtc="2026-10-10T21:17:00Z">
        <w:r>
          <w:t>Dr. Shahnam Mirzaei</w:t>
        </w:r>
      </w:ins>
      <w:ins w:id="33" w:author="Funes, Aaron" w:date="2026-10-10T14:19:00Z" w16du:dateUtc="2026-10-10T21:19:00Z">
        <w:r>
          <w:t>,</w:t>
        </w:r>
      </w:ins>
      <w:ins w:id="34" w:author="Funes, Aaron" w:date="2026-10-10T14:20:00Z" w16du:dateUtc="2026-10-10T21:20:00Z">
        <w:r>
          <w:t xml:space="preserve"> Chair </w:t>
        </w:r>
      </w:ins>
      <w:ins w:id="35" w:author="Funes, Aaron" w:date="2026-10-10T14:19:00Z" w16du:dateUtc="2026-10-10T21:19:00Z">
        <w:r>
          <w:t xml:space="preserve">                                                                                Date</w:t>
        </w:r>
      </w:ins>
    </w:p>
    <w:p w14:paraId="4B4D943E" w14:textId="45417D33" w:rsidR="00842A0A" w:rsidRDefault="00842A0A">
      <w:pPr>
        <w:rPr>
          <w:ins w:id="36" w:author="Funes, Aaron" w:date="2026-10-10T14:32:00Z" w16du:dateUtc="2026-10-10T21:32:00Z"/>
        </w:rPr>
      </w:pPr>
      <w:ins w:id="37" w:author="Funes, Aaron" w:date="2026-10-10T14:32:00Z" w16du:dateUtc="2026-10-10T21:32:00Z">
        <w:r>
          <w:br w:type="page"/>
        </w:r>
      </w:ins>
    </w:p>
    <w:sdt>
      <w:sdtPr>
        <w:id w:val="-1979369858"/>
        <w:docPartObj>
          <w:docPartGallery w:val="Table of Contents"/>
          <w:docPartUnique/>
        </w:docPartObj>
      </w:sdtPr>
      <w:sdtEndPr>
        <w:rPr>
          <w:rFonts w:eastAsiaTheme="minorEastAsia" w:cs="Times New Roman"/>
          <w:kern w:val="0"/>
          <w:sz w:val="22"/>
          <w:szCs w:val="22"/>
        </w:rPr>
      </w:sdtEndPr>
      <w:sdtContent>
        <w:p w14:paraId="77B224B5" w14:textId="170D6015" w:rsidR="00B30EA6" w:rsidRPr="007A28B5" w:rsidRDefault="007A28B5" w:rsidP="007A28B5">
          <w:pPr>
            <w:jc w:val="center"/>
            <w:rPr>
              <w:b/>
              <w:bCs/>
            </w:rPr>
          </w:pPr>
          <w:r w:rsidRPr="007A28B5">
            <w:rPr>
              <w:b/>
              <w:bCs/>
            </w:rPr>
            <w:t>Table of Contents</w:t>
          </w:r>
        </w:p>
        <w:p w14:paraId="08373CE0" w14:textId="48E3DDEC" w:rsidR="00B30EA6" w:rsidRPr="00B30EA6" w:rsidRDefault="00B30EA6">
          <w:pPr>
            <w:pStyle w:val="TOC1"/>
          </w:pPr>
          <w:r w:rsidRPr="00B30EA6">
            <w:t>Signature Page</w:t>
          </w:r>
          <w:r w:rsidRPr="00B30EA6">
            <w:ptab w:relativeTo="margin" w:alignment="right" w:leader="dot"/>
          </w:r>
          <w:r>
            <w:t>ii</w:t>
          </w:r>
        </w:p>
        <w:p w14:paraId="128B468E" w14:textId="40CBDD58" w:rsidR="00B30EA6" w:rsidRDefault="00B30EA6" w:rsidP="00B30EA6">
          <w:pPr>
            <w:pStyle w:val="TOC1"/>
          </w:pPr>
          <w:r>
            <w:t>List of Tables</w:t>
          </w:r>
          <w:r w:rsidRPr="00B30EA6">
            <w:ptab w:relativeTo="margin" w:alignment="right" w:leader="dot"/>
          </w:r>
          <w:r w:rsidR="007A28B5">
            <w:t>iv</w:t>
          </w:r>
        </w:p>
        <w:p w14:paraId="0A398624" w14:textId="77777777" w:rsidR="007A28B5" w:rsidRPr="00B30EA6" w:rsidRDefault="00B30EA6" w:rsidP="007A28B5">
          <w:pPr>
            <w:pStyle w:val="TOC1"/>
          </w:pPr>
          <w:r>
            <w:t>List of Figures</w:t>
          </w:r>
          <w:r w:rsidRPr="00B30EA6">
            <w:ptab w:relativeTo="margin" w:alignment="right" w:leader="dot"/>
          </w:r>
          <w:r w:rsidR="007A28B5">
            <w:t>v</w:t>
          </w:r>
        </w:p>
        <w:p w14:paraId="2294F238" w14:textId="25E7FC36" w:rsidR="007A28B5" w:rsidRPr="00B30EA6" w:rsidRDefault="007A28B5" w:rsidP="007A28B5">
          <w:pPr>
            <w:pStyle w:val="TOC1"/>
          </w:pPr>
          <w:r>
            <w:t>Abstract</w:t>
          </w:r>
          <w:r w:rsidRPr="00B30EA6">
            <w:ptab w:relativeTo="margin" w:alignment="right" w:leader="dot"/>
          </w:r>
          <w:r>
            <w:t>vi</w:t>
          </w:r>
        </w:p>
        <w:p w14:paraId="471D0E08" w14:textId="77777777" w:rsidR="007A28B5" w:rsidRPr="00B30EA6" w:rsidRDefault="007A28B5" w:rsidP="007A28B5">
          <w:pPr>
            <w:pStyle w:val="TOC1"/>
          </w:pPr>
          <w:r>
            <w:t>Introduction</w:t>
          </w:r>
          <w:r w:rsidRPr="00B30EA6">
            <w:ptab w:relativeTo="margin" w:alignment="right" w:leader="dot"/>
          </w:r>
          <w:r>
            <w:t>1</w:t>
          </w:r>
        </w:p>
        <w:p w14:paraId="47E7EF74" w14:textId="1B3A31CB" w:rsidR="00B30EA6" w:rsidRPr="00B30EA6" w:rsidRDefault="00B30EA6" w:rsidP="007A28B5">
          <w:pPr>
            <w:pStyle w:val="TOC1"/>
          </w:pPr>
          <w:r>
            <w:t>Design Decisions</w:t>
          </w:r>
          <w:r w:rsidRPr="00B30EA6">
            <w:ptab w:relativeTo="margin" w:alignment="right" w:leader="dot"/>
          </w:r>
        </w:p>
        <w:p w14:paraId="358BD8FF" w14:textId="25EBD299" w:rsidR="00B30EA6" w:rsidRPr="00B30EA6" w:rsidRDefault="00B30EA6" w:rsidP="00B30EA6">
          <w:pPr>
            <w:pStyle w:val="TOC1"/>
          </w:pPr>
          <w:r>
            <w:t>Results</w:t>
          </w:r>
          <w:r w:rsidRPr="00B30EA6">
            <w:ptab w:relativeTo="margin" w:alignment="right" w:leader="dot"/>
          </w:r>
        </w:p>
      </w:sdtContent>
    </w:sdt>
    <w:p w14:paraId="730A620B" w14:textId="447DC4BA" w:rsidR="00B067BB" w:rsidRDefault="00B067BB"/>
    <w:p w14:paraId="6D36F16D" w14:textId="77777777" w:rsidR="007A28B5" w:rsidRDefault="00B067BB">
      <w:r>
        <w:br w:type="page"/>
      </w:r>
    </w:p>
    <w:p w14:paraId="5C83798E" w14:textId="47547394" w:rsidR="007A28B5" w:rsidRDefault="007A28B5" w:rsidP="007A28B5">
      <w:pPr>
        <w:jc w:val="center"/>
      </w:pPr>
      <w:r>
        <w:lastRenderedPageBreak/>
        <w:t>List of Tables</w:t>
      </w:r>
    </w:p>
    <w:p w14:paraId="69CD3A54" w14:textId="23F72CEE" w:rsidR="007A28B5" w:rsidRDefault="007A28B5">
      <w:fldSimple w:instr=" TOC \h \z \c &quot;Table&quot; ">
        <w:r>
          <w:rPr>
            <w:b/>
            <w:bCs/>
            <w:noProof/>
          </w:rPr>
          <w:t>No table of figures entries found.</w:t>
        </w:r>
      </w:fldSimple>
      <w:r>
        <w:br w:type="page"/>
      </w:r>
    </w:p>
    <w:p w14:paraId="2C7F6CAA" w14:textId="3D493778" w:rsidR="007A28B5" w:rsidRPr="007A28B5" w:rsidRDefault="007A28B5" w:rsidP="007A28B5">
      <w:pPr>
        <w:pStyle w:val="TableofFigures"/>
        <w:tabs>
          <w:tab w:val="right" w:leader="dot" w:pos="9350"/>
        </w:tabs>
        <w:jc w:val="center"/>
        <w:rPr>
          <w:b/>
          <w:bCs/>
        </w:rPr>
      </w:pPr>
      <w:r w:rsidRPr="007A28B5">
        <w:rPr>
          <w:b/>
          <w:bCs/>
        </w:rPr>
        <w:lastRenderedPageBreak/>
        <w:t>List of Figures</w:t>
      </w:r>
    </w:p>
    <w:p w14:paraId="26C2987E" w14:textId="0B829AF5" w:rsidR="007A28B5" w:rsidRDefault="007A28B5">
      <w:pPr>
        <w:pStyle w:val="TableofFigures"/>
        <w:tabs>
          <w:tab w:val="right" w:leader="dot" w:pos="9350"/>
        </w:tabs>
        <w:rPr>
          <w:noProof/>
        </w:rPr>
      </w:pPr>
      <w:r>
        <w:fldChar w:fldCharType="begin"/>
      </w:r>
      <w:r>
        <w:instrText xml:space="preserve"> TOC \h \z \c "Figure" </w:instrText>
      </w:r>
      <w:r>
        <w:fldChar w:fldCharType="separate"/>
      </w:r>
      <w:hyperlink w:anchor="_Toc243332428" w:history="1">
        <w:r w:rsidRPr="0009026E">
          <w:rPr>
            <w:rStyle w:val="Hyperlink"/>
            <w:noProof/>
          </w:rPr>
          <w:t>Figure 1 : Original Image</w:t>
        </w:r>
        <w:r>
          <w:rPr>
            <w:noProof/>
            <w:webHidden/>
          </w:rPr>
          <w:tab/>
        </w:r>
        <w:r>
          <w:rPr>
            <w:noProof/>
            <w:webHidden/>
          </w:rPr>
          <w:fldChar w:fldCharType="begin"/>
        </w:r>
        <w:r>
          <w:rPr>
            <w:noProof/>
            <w:webHidden/>
          </w:rPr>
          <w:instrText xml:space="preserve"> PAGEREF _Toc243332428 \h </w:instrText>
        </w:r>
        <w:r>
          <w:rPr>
            <w:noProof/>
            <w:webHidden/>
          </w:rPr>
        </w:r>
        <w:r>
          <w:rPr>
            <w:noProof/>
            <w:webHidden/>
          </w:rPr>
          <w:fldChar w:fldCharType="separate"/>
        </w:r>
        <w:r>
          <w:rPr>
            <w:noProof/>
            <w:webHidden/>
          </w:rPr>
          <w:t>1</w:t>
        </w:r>
        <w:r>
          <w:rPr>
            <w:noProof/>
            <w:webHidden/>
          </w:rPr>
          <w:fldChar w:fldCharType="end"/>
        </w:r>
      </w:hyperlink>
    </w:p>
    <w:p w14:paraId="1260E920" w14:textId="2E04CADE" w:rsidR="007A28B5" w:rsidRDefault="007A28B5">
      <w:pPr>
        <w:pStyle w:val="TableofFigures"/>
        <w:tabs>
          <w:tab w:val="right" w:leader="dot" w:pos="9350"/>
        </w:tabs>
        <w:rPr>
          <w:noProof/>
        </w:rPr>
      </w:pPr>
      <w:hyperlink w:anchor="_Toc243332429" w:history="1">
        <w:r w:rsidRPr="0009026E">
          <w:rPr>
            <w:rStyle w:val="Hyperlink"/>
            <w:noProof/>
          </w:rPr>
          <w:t>Figure 2 : Post-processed image with edge detection applied</w:t>
        </w:r>
        <w:r>
          <w:rPr>
            <w:noProof/>
            <w:webHidden/>
          </w:rPr>
          <w:tab/>
        </w:r>
        <w:r>
          <w:rPr>
            <w:noProof/>
            <w:webHidden/>
          </w:rPr>
          <w:fldChar w:fldCharType="begin"/>
        </w:r>
        <w:r>
          <w:rPr>
            <w:noProof/>
            <w:webHidden/>
          </w:rPr>
          <w:instrText xml:space="preserve"> PAGEREF _Toc243332429 \h </w:instrText>
        </w:r>
        <w:r>
          <w:rPr>
            <w:noProof/>
            <w:webHidden/>
          </w:rPr>
        </w:r>
        <w:r>
          <w:rPr>
            <w:noProof/>
            <w:webHidden/>
          </w:rPr>
          <w:fldChar w:fldCharType="separate"/>
        </w:r>
        <w:r>
          <w:rPr>
            <w:noProof/>
            <w:webHidden/>
          </w:rPr>
          <w:t>1</w:t>
        </w:r>
        <w:r>
          <w:rPr>
            <w:noProof/>
            <w:webHidden/>
          </w:rPr>
          <w:fldChar w:fldCharType="end"/>
        </w:r>
      </w:hyperlink>
    </w:p>
    <w:p w14:paraId="2ADC31D0" w14:textId="3344B813" w:rsidR="007A28B5" w:rsidRDefault="007A28B5">
      <w:pPr>
        <w:pStyle w:val="TableofFigures"/>
        <w:tabs>
          <w:tab w:val="right" w:leader="dot" w:pos="9350"/>
        </w:tabs>
        <w:rPr>
          <w:noProof/>
        </w:rPr>
      </w:pPr>
      <w:hyperlink w:anchor="_Toc243332430" w:history="1">
        <w:r w:rsidRPr="0009026E">
          <w:rPr>
            <w:rStyle w:val="Hyperlink"/>
            <w:noProof/>
          </w:rPr>
          <w:t>Figure 3: X and Y Filter</w:t>
        </w:r>
        <w:r>
          <w:rPr>
            <w:noProof/>
            <w:webHidden/>
          </w:rPr>
          <w:tab/>
        </w:r>
        <w:r>
          <w:rPr>
            <w:noProof/>
            <w:webHidden/>
          </w:rPr>
          <w:fldChar w:fldCharType="begin"/>
        </w:r>
        <w:r>
          <w:rPr>
            <w:noProof/>
            <w:webHidden/>
          </w:rPr>
          <w:instrText xml:space="preserve"> PAGEREF _Toc243332430 \h </w:instrText>
        </w:r>
        <w:r>
          <w:rPr>
            <w:noProof/>
            <w:webHidden/>
          </w:rPr>
        </w:r>
        <w:r>
          <w:rPr>
            <w:noProof/>
            <w:webHidden/>
          </w:rPr>
          <w:fldChar w:fldCharType="separate"/>
        </w:r>
        <w:r>
          <w:rPr>
            <w:noProof/>
            <w:webHidden/>
          </w:rPr>
          <w:t>2</w:t>
        </w:r>
        <w:r>
          <w:rPr>
            <w:noProof/>
            <w:webHidden/>
          </w:rPr>
          <w:fldChar w:fldCharType="end"/>
        </w:r>
      </w:hyperlink>
    </w:p>
    <w:p w14:paraId="5C6FD373" w14:textId="09C4C4CF" w:rsidR="007A28B5" w:rsidRDefault="007A28B5">
      <w:pPr>
        <w:pStyle w:val="TableofFigures"/>
        <w:tabs>
          <w:tab w:val="right" w:leader="dot" w:pos="9350"/>
        </w:tabs>
        <w:rPr>
          <w:noProof/>
        </w:rPr>
      </w:pPr>
      <w:hyperlink w:anchor="_Toc243332431" w:history="1">
        <w:r w:rsidRPr="0009026E">
          <w:rPr>
            <w:rStyle w:val="Hyperlink"/>
            <w:noProof/>
          </w:rPr>
          <w:t>Figure 4 : Filter Operation</w:t>
        </w:r>
        <w:r>
          <w:rPr>
            <w:noProof/>
            <w:webHidden/>
          </w:rPr>
          <w:tab/>
        </w:r>
        <w:r>
          <w:rPr>
            <w:noProof/>
            <w:webHidden/>
          </w:rPr>
          <w:fldChar w:fldCharType="begin"/>
        </w:r>
        <w:r>
          <w:rPr>
            <w:noProof/>
            <w:webHidden/>
          </w:rPr>
          <w:instrText xml:space="preserve"> PAGEREF _Toc243332431 \h </w:instrText>
        </w:r>
        <w:r>
          <w:rPr>
            <w:noProof/>
            <w:webHidden/>
          </w:rPr>
        </w:r>
        <w:r>
          <w:rPr>
            <w:noProof/>
            <w:webHidden/>
          </w:rPr>
          <w:fldChar w:fldCharType="separate"/>
        </w:r>
        <w:r>
          <w:rPr>
            <w:noProof/>
            <w:webHidden/>
          </w:rPr>
          <w:t>2</w:t>
        </w:r>
        <w:r>
          <w:rPr>
            <w:noProof/>
            <w:webHidden/>
          </w:rPr>
          <w:fldChar w:fldCharType="end"/>
        </w:r>
      </w:hyperlink>
    </w:p>
    <w:p w14:paraId="5309FAFF" w14:textId="490FC947" w:rsidR="00B067BB" w:rsidRDefault="007A28B5">
      <w:r>
        <w:fldChar w:fldCharType="end"/>
      </w:r>
      <w:r w:rsidR="00B067BB">
        <w:br w:type="page"/>
      </w:r>
    </w:p>
    <w:p w14:paraId="7F5E9824" w14:textId="29BA4BEC" w:rsidR="007A28B5" w:rsidRDefault="00885A2B" w:rsidP="00B067BB">
      <w:pPr>
        <w:jc w:val="center"/>
        <w:rPr>
          <w:b/>
          <w:bCs/>
        </w:rPr>
      </w:pPr>
      <w:r w:rsidRPr="00885A2B">
        <w:rPr>
          <w:b/>
          <w:bCs/>
        </w:rPr>
        <w:lastRenderedPageBreak/>
        <w:t>Acronym List</w:t>
      </w:r>
    </w:p>
    <w:tbl>
      <w:tblPr>
        <w:tblStyle w:val="TableGrid"/>
        <w:tblW w:w="0" w:type="auto"/>
        <w:tblLook w:val="04A0" w:firstRow="1" w:lastRow="0" w:firstColumn="1" w:lastColumn="0" w:noHBand="0" w:noVBand="1"/>
      </w:tblPr>
      <w:tblGrid>
        <w:gridCol w:w="4788"/>
        <w:gridCol w:w="4788"/>
      </w:tblGrid>
      <w:tr w:rsidR="00885A2B" w14:paraId="3CB74D20" w14:textId="77777777" w:rsidTr="00885A2B">
        <w:tc>
          <w:tcPr>
            <w:tcW w:w="4788" w:type="dxa"/>
          </w:tcPr>
          <w:p w14:paraId="6C2FB777" w14:textId="0A1AC394" w:rsidR="00885A2B" w:rsidRPr="00885A2B" w:rsidRDefault="00885A2B" w:rsidP="00B067BB">
            <w:pPr>
              <w:jc w:val="center"/>
            </w:pPr>
            <w:r w:rsidRPr="00885A2B">
              <w:t>FPGA</w:t>
            </w:r>
          </w:p>
        </w:tc>
        <w:tc>
          <w:tcPr>
            <w:tcW w:w="4788" w:type="dxa"/>
          </w:tcPr>
          <w:p w14:paraId="7D9E4B2F" w14:textId="3A6CC842" w:rsidR="00885A2B" w:rsidRPr="00885A2B" w:rsidRDefault="00885A2B" w:rsidP="00B067BB">
            <w:pPr>
              <w:jc w:val="center"/>
            </w:pPr>
            <w:r>
              <w:t>Field-Programmable Gate Array</w:t>
            </w:r>
          </w:p>
        </w:tc>
      </w:tr>
      <w:tr w:rsidR="00885A2B" w14:paraId="2FE87895" w14:textId="77777777" w:rsidTr="00885A2B">
        <w:tc>
          <w:tcPr>
            <w:tcW w:w="4788" w:type="dxa"/>
          </w:tcPr>
          <w:p w14:paraId="5F1692A0" w14:textId="791AF66C" w:rsidR="00885A2B" w:rsidRPr="00885A2B" w:rsidRDefault="00885A2B" w:rsidP="00B067BB">
            <w:pPr>
              <w:jc w:val="center"/>
            </w:pPr>
            <w:r>
              <w:t>PL</w:t>
            </w:r>
          </w:p>
        </w:tc>
        <w:tc>
          <w:tcPr>
            <w:tcW w:w="4788" w:type="dxa"/>
          </w:tcPr>
          <w:p w14:paraId="0003E157" w14:textId="066BB9E0" w:rsidR="00885A2B" w:rsidRPr="00885A2B" w:rsidRDefault="00885A2B" w:rsidP="00B067BB">
            <w:pPr>
              <w:jc w:val="center"/>
            </w:pPr>
            <w:r>
              <w:t>Programmable Logic</w:t>
            </w:r>
          </w:p>
        </w:tc>
      </w:tr>
      <w:tr w:rsidR="00885A2B" w14:paraId="0D7C0ECF" w14:textId="77777777" w:rsidTr="00885A2B">
        <w:tc>
          <w:tcPr>
            <w:tcW w:w="4788" w:type="dxa"/>
          </w:tcPr>
          <w:p w14:paraId="6B66EB19" w14:textId="20E5F821" w:rsidR="00885A2B" w:rsidRDefault="00CC1274" w:rsidP="00B067BB">
            <w:pPr>
              <w:jc w:val="center"/>
            </w:pPr>
            <w:r>
              <w:t>AP SOC</w:t>
            </w:r>
          </w:p>
        </w:tc>
        <w:tc>
          <w:tcPr>
            <w:tcW w:w="4788" w:type="dxa"/>
          </w:tcPr>
          <w:p w14:paraId="665607F4" w14:textId="5CCC2898" w:rsidR="00885A2B" w:rsidRDefault="00CC1274" w:rsidP="00B067BB">
            <w:pPr>
              <w:jc w:val="center"/>
            </w:pPr>
            <w:r>
              <w:t>All-Programmable System-On-Chip</w:t>
            </w:r>
          </w:p>
        </w:tc>
      </w:tr>
      <w:tr w:rsidR="00CC1274" w14:paraId="7B32E16C" w14:textId="77777777" w:rsidTr="00885A2B">
        <w:tc>
          <w:tcPr>
            <w:tcW w:w="4788" w:type="dxa"/>
          </w:tcPr>
          <w:p w14:paraId="46921EF4" w14:textId="500F9E94" w:rsidR="00CC1274" w:rsidRDefault="00CC1274" w:rsidP="00B067BB">
            <w:pPr>
              <w:jc w:val="center"/>
            </w:pPr>
            <w:r>
              <w:t>PS</w:t>
            </w:r>
          </w:p>
        </w:tc>
        <w:tc>
          <w:tcPr>
            <w:tcW w:w="4788" w:type="dxa"/>
          </w:tcPr>
          <w:p w14:paraId="6EBA4696" w14:textId="1D461F5E" w:rsidR="00CC1274" w:rsidRDefault="00CC1274" w:rsidP="00B067BB">
            <w:pPr>
              <w:jc w:val="center"/>
            </w:pPr>
            <w:r>
              <w:t>Processing System</w:t>
            </w:r>
          </w:p>
        </w:tc>
      </w:tr>
    </w:tbl>
    <w:p w14:paraId="606CF103" w14:textId="77777777" w:rsidR="00885A2B" w:rsidRPr="00885A2B" w:rsidRDefault="00885A2B" w:rsidP="00B067BB">
      <w:pPr>
        <w:jc w:val="center"/>
        <w:rPr>
          <w:b/>
          <w:bCs/>
        </w:rPr>
      </w:pPr>
    </w:p>
    <w:p w14:paraId="6AF9C835" w14:textId="77777777" w:rsidR="007A28B5" w:rsidRDefault="007A28B5">
      <w:r>
        <w:br w:type="page"/>
      </w:r>
    </w:p>
    <w:p w14:paraId="4E5240D0" w14:textId="6AFF9B68" w:rsidR="00B067BB" w:rsidRDefault="00B067BB" w:rsidP="00B067BB">
      <w:pPr>
        <w:jc w:val="center"/>
      </w:pPr>
      <w:r>
        <w:lastRenderedPageBreak/>
        <w:t>Abstract</w:t>
      </w:r>
    </w:p>
    <w:p w14:paraId="5C99895A" w14:textId="77777777" w:rsidR="00150B85" w:rsidRDefault="00150B85" w:rsidP="00B067BB">
      <w:pPr>
        <w:jc w:val="center"/>
      </w:pPr>
    </w:p>
    <w:p w14:paraId="6D0DB7E6" w14:textId="77777777" w:rsidR="00150B85" w:rsidRDefault="00150B85" w:rsidP="00B067BB">
      <w:pPr>
        <w:jc w:val="center"/>
      </w:pPr>
    </w:p>
    <w:p w14:paraId="5634D5C8" w14:textId="77777777" w:rsidR="00150B85" w:rsidRDefault="00150B85" w:rsidP="00B067BB">
      <w:pPr>
        <w:jc w:val="center"/>
      </w:pPr>
    </w:p>
    <w:p w14:paraId="68B43840" w14:textId="77777777" w:rsidR="00150B85" w:rsidRDefault="00150B85" w:rsidP="00B067BB">
      <w:pPr>
        <w:jc w:val="center"/>
      </w:pPr>
    </w:p>
    <w:p w14:paraId="3B6FFE2B" w14:textId="77777777" w:rsidR="00150B85" w:rsidRDefault="00150B85" w:rsidP="00150B85">
      <w:pPr>
        <w:jc w:val="center"/>
      </w:pPr>
      <w:r>
        <w:t>Edge Detection in FPGA: Sobel Filter Design</w:t>
      </w:r>
    </w:p>
    <w:p w14:paraId="59D14C7E" w14:textId="23843BCC" w:rsidR="00150B85" w:rsidRDefault="00150B85" w:rsidP="00B067BB">
      <w:pPr>
        <w:jc w:val="center"/>
      </w:pPr>
      <w:r>
        <w:t>By</w:t>
      </w:r>
    </w:p>
    <w:p w14:paraId="5BADE281" w14:textId="23AF0955" w:rsidR="00150B85" w:rsidRDefault="00150B85" w:rsidP="00B067BB">
      <w:pPr>
        <w:jc w:val="center"/>
      </w:pPr>
      <w:r>
        <w:t>Aaron Guadalupe Funes</w:t>
      </w:r>
    </w:p>
    <w:p w14:paraId="3A5C658A" w14:textId="2B69F160" w:rsidR="00150B85" w:rsidRDefault="00150B85" w:rsidP="00B067BB">
      <w:pPr>
        <w:jc w:val="center"/>
      </w:pPr>
      <w:r>
        <w:t>Master of Science in Computer Engineering</w:t>
      </w:r>
    </w:p>
    <w:p w14:paraId="3CE29F6C" w14:textId="77777777" w:rsidR="00B067BB" w:rsidRDefault="00B067BB" w:rsidP="00B067BB"/>
    <w:p w14:paraId="3321A603" w14:textId="4389F932" w:rsidR="00150B85" w:rsidRDefault="001D0213" w:rsidP="001D0213">
      <w:pPr>
        <w:spacing w:line="480" w:lineRule="auto"/>
        <w:sectPr w:rsidR="00150B85" w:rsidSect="00AD5047">
          <w:headerReference w:type="default" r:id="rId8"/>
          <w:footerReference w:type="default" r:id="rId9"/>
          <w:pgSz w:w="12240" w:h="15840"/>
          <w:pgMar w:top="1440" w:right="1440" w:bottom="1440" w:left="1440" w:header="720" w:footer="720" w:gutter="0"/>
          <w:pgNumType w:fmt="lowerRoman" w:start="2"/>
          <w:cols w:space="720"/>
          <w:docGrid w:linePitch="360"/>
        </w:sectPr>
      </w:pPr>
      <w:r>
        <w:t xml:space="preserve">Edge detection algorithms are an important image processing technique used in our current world. They are used </w:t>
      </w:r>
      <w:r w:rsidR="00654CC5">
        <w:t xml:space="preserve">across many applications, medical devices, surveillance systems, and autonomous systems for example. The Sobel Filter is an edge detection algorithm that applies a 3x3 filter upon a subsection of an image to find any edges that may exist. When performed in software the filter is applied consecutively through the data of the image. </w:t>
      </w:r>
      <w:r w:rsidR="007D1004">
        <w:t>With the use of a Field-Programmable Gate Array (FPGA), the filter could be applied in parallel allowing the edge detection process to be sped up. In this project, an image will be loaded to the Zybo Z7-20 development board, where the filter design will exist in the programmable logic (PL), have the filter applied to the image, and output the updated image with the edge detection applied.</w:t>
      </w:r>
    </w:p>
    <w:p w14:paraId="18656B84" w14:textId="6244B936" w:rsidR="00150B85" w:rsidRDefault="00150B85" w:rsidP="004C5E27">
      <w:pPr>
        <w:pStyle w:val="Heading1"/>
        <w:jc w:val="center"/>
        <w:rPr>
          <w:b/>
          <w:bCs/>
          <w:color w:val="000000" w:themeColor="text1"/>
        </w:rPr>
      </w:pPr>
      <w:r w:rsidRPr="00150B85">
        <w:rPr>
          <w:b/>
          <w:bCs/>
          <w:color w:val="000000" w:themeColor="text1"/>
        </w:rPr>
        <w:lastRenderedPageBreak/>
        <w:t>Introduction</w:t>
      </w:r>
    </w:p>
    <w:p w14:paraId="7D5475DD" w14:textId="2F9D8E1A" w:rsidR="00CE5326" w:rsidRDefault="004C5E27" w:rsidP="004C5E27">
      <w:pPr>
        <w:spacing w:line="240" w:lineRule="auto"/>
      </w:pPr>
      <w:r>
        <w:t xml:space="preserve">Edge detection algorithms are an important image processing technique used in our current world. They are used across many applications, medical devices, surveillance systems, and autonomous systems for example. </w:t>
      </w:r>
      <w:r w:rsidR="00C916F2">
        <w:t xml:space="preserve">An example of edge detection is shown in </w:t>
      </w:r>
      <w:r w:rsidR="00CE5326">
        <w:fldChar w:fldCharType="begin"/>
      </w:r>
      <w:r w:rsidR="00CE5326" w:rsidRPr="00CE5326">
        <w:instrText xml:space="preserve"> REF _Ref242543934 \h </w:instrText>
      </w:r>
      <w:r w:rsidR="00CE5326">
        <w:instrText xml:space="preserve"> \* MERGEFORMAT </w:instrText>
      </w:r>
      <w:r w:rsidR="00CE5326">
        <w:fldChar w:fldCharType="separate"/>
      </w:r>
      <w:r w:rsidR="00CE5326" w:rsidRPr="00CE5326">
        <w:rPr>
          <w:color w:val="000000" w:themeColor="text1"/>
        </w:rPr>
        <w:t>Figure</w:t>
      </w:r>
      <w:r w:rsidR="00CE5326" w:rsidRPr="00CE5326">
        <w:rPr>
          <w:i/>
          <w:iCs/>
          <w:color w:val="000000" w:themeColor="text1"/>
        </w:rPr>
        <w:t xml:space="preserve"> </w:t>
      </w:r>
      <w:r w:rsidR="00CE5326" w:rsidRPr="00CE5326">
        <w:rPr>
          <w:noProof/>
          <w:color w:val="000000" w:themeColor="text1"/>
        </w:rPr>
        <w:t>1</w:t>
      </w:r>
      <w:r w:rsidR="00CE5326">
        <w:fldChar w:fldCharType="end"/>
      </w:r>
      <w:r w:rsidR="00C916F2">
        <w:t xml:space="preserve">, the original image, and </w:t>
      </w:r>
      <w:r w:rsidR="00CE5326">
        <w:fldChar w:fldCharType="begin"/>
      </w:r>
      <w:r w:rsidR="00CE5326" w:rsidRPr="00CE5326">
        <w:instrText xml:space="preserve"> REF _Ref242543947 \h </w:instrText>
      </w:r>
      <w:r w:rsidR="00CE5326">
        <w:instrText xml:space="preserve"> \* MERGEFORMAT </w:instrText>
      </w:r>
      <w:r w:rsidR="00CE5326">
        <w:fldChar w:fldCharType="separate"/>
      </w:r>
      <w:r w:rsidR="00CE5326" w:rsidRPr="00CE5326">
        <w:rPr>
          <w:color w:val="000000" w:themeColor="text1"/>
        </w:rPr>
        <w:t>Figure</w:t>
      </w:r>
      <w:r w:rsidR="00CE5326" w:rsidRPr="00CE5326">
        <w:rPr>
          <w:i/>
          <w:iCs/>
          <w:color w:val="000000" w:themeColor="text1"/>
        </w:rPr>
        <w:t xml:space="preserve"> </w:t>
      </w:r>
      <w:r w:rsidR="00CE5326" w:rsidRPr="00CE5326">
        <w:rPr>
          <w:noProof/>
          <w:color w:val="000000" w:themeColor="text1"/>
        </w:rPr>
        <w:t>2</w:t>
      </w:r>
      <w:r w:rsidR="00CE5326">
        <w:fldChar w:fldCharType="end"/>
      </w:r>
      <w:r w:rsidR="00C916F2">
        <w:t xml:space="preserve">, the post image processing image. </w:t>
      </w:r>
    </w:p>
    <w:p w14:paraId="6F1B2060" w14:textId="77777777" w:rsidR="00CE5326" w:rsidRDefault="00CE5326" w:rsidP="00CE5326">
      <w:pPr>
        <w:keepNext/>
        <w:spacing w:line="240" w:lineRule="auto"/>
        <w:jc w:val="center"/>
      </w:pPr>
      <w:r>
        <w:rPr>
          <w:noProof/>
        </w:rPr>
        <w:drawing>
          <wp:inline distT="0" distB="0" distL="0" distR="0" wp14:anchorId="31C0CCDF" wp14:editId="4C804859">
            <wp:extent cx="3597275" cy="2697956"/>
            <wp:effectExtent l="0" t="0" r="3175" b="7620"/>
            <wp:docPr id="6" name="Content Placeholder 5" descr="undefined">
              <a:extLst xmlns:a="http://schemas.openxmlformats.org/drawingml/2006/main">
                <a:ext uri="{FF2B5EF4-FFF2-40B4-BE49-F238E27FC236}">
                  <a16:creationId xmlns:a16="http://schemas.microsoft.com/office/drawing/2014/main" id="{95DA628F-42FE-9358-BAC4-58A7CDD685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undefined">
                      <a:extLst>
                        <a:ext uri="{FF2B5EF4-FFF2-40B4-BE49-F238E27FC236}">
                          <a16:creationId xmlns:a16="http://schemas.microsoft.com/office/drawing/2014/main" id="{95DA628F-42FE-9358-BAC4-58A7CDD68588}"/>
                        </a:ext>
                      </a:extLst>
                    </pic:cNvPr>
                    <pic:cNvPicPr>
                      <a:picLocks noGrp="1" noChangeAspect="1"/>
                    </pic:cNvPicPr>
                  </pic:nvPicPr>
                  <pic:blipFill>
                    <a:blip r:embed="rId10"/>
                    <a:stretch>
                      <a:fillRect/>
                    </a:stretch>
                  </pic:blipFill>
                  <pic:spPr>
                    <a:xfrm>
                      <a:off x="0" y="0"/>
                      <a:ext cx="3597275" cy="2697956"/>
                    </a:xfrm>
                    <a:prstGeom prst="rect">
                      <a:avLst/>
                    </a:prstGeom>
                  </pic:spPr>
                </pic:pic>
              </a:graphicData>
            </a:graphic>
          </wp:inline>
        </w:drawing>
      </w:r>
    </w:p>
    <w:p w14:paraId="6D676B05" w14:textId="03CD3AA5" w:rsidR="00CE5326" w:rsidRPr="00CE5326" w:rsidRDefault="00CE5326" w:rsidP="00CE5326">
      <w:pPr>
        <w:pStyle w:val="Caption"/>
        <w:jc w:val="center"/>
        <w:rPr>
          <w:i w:val="0"/>
          <w:iCs w:val="0"/>
          <w:color w:val="000000" w:themeColor="text1"/>
          <w:sz w:val="24"/>
          <w:szCs w:val="24"/>
        </w:rPr>
      </w:pPr>
      <w:bookmarkStart w:id="38" w:name="_Ref242543934"/>
      <w:bookmarkStart w:id="39" w:name="_Toc243332428"/>
      <w:r w:rsidRPr="00CE5326">
        <w:rPr>
          <w:i w:val="0"/>
          <w:iCs w:val="0"/>
          <w:color w:val="000000" w:themeColor="text1"/>
          <w:sz w:val="24"/>
          <w:szCs w:val="24"/>
        </w:rPr>
        <w:t xml:space="preserve">Figure </w:t>
      </w:r>
      <w:r w:rsidRPr="00CE5326">
        <w:rPr>
          <w:i w:val="0"/>
          <w:iCs w:val="0"/>
          <w:color w:val="000000" w:themeColor="text1"/>
          <w:sz w:val="24"/>
          <w:szCs w:val="24"/>
        </w:rPr>
        <w:fldChar w:fldCharType="begin"/>
      </w:r>
      <w:r w:rsidRPr="00CE5326">
        <w:rPr>
          <w:i w:val="0"/>
          <w:iCs w:val="0"/>
          <w:color w:val="000000" w:themeColor="text1"/>
          <w:sz w:val="24"/>
          <w:szCs w:val="24"/>
        </w:rPr>
        <w:instrText xml:space="preserve"> SEQ Figure \* ARABIC </w:instrText>
      </w:r>
      <w:r w:rsidRPr="00CE5326">
        <w:rPr>
          <w:i w:val="0"/>
          <w:iCs w:val="0"/>
          <w:color w:val="000000" w:themeColor="text1"/>
          <w:sz w:val="24"/>
          <w:szCs w:val="24"/>
        </w:rPr>
        <w:fldChar w:fldCharType="separate"/>
      </w:r>
      <w:r w:rsidR="00CC1274">
        <w:rPr>
          <w:i w:val="0"/>
          <w:iCs w:val="0"/>
          <w:noProof/>
          <w:color w:val="000000" w:themeColor="text1"/>
          <w:sz w:val="24"/>
          <w:szCs w:val="24"/>
        </w:rPr>
        <w:t>1</w:t>
      </w:r>
      <w:r w:rsidRPr="00CE5326">
        <w:rPr>
          <w:i w:val="0"/>
          <w:iCs w:val="0"/>
          <w:color w:val="000000" w:themeColor="text1"/>
          <w:sz w:val="24"/>
          <w:szCs w:val="24"/>
        </w:rPr>
        <w:fldChar w:fldCharType="end"/>
      </w:r>
      <w:bookmarkEnd w:id="38"/>
      <w:r w:rsidRPr="00CE5326">
        <w:rPr>
          <w:i w:val="0"/>
          <w:iCs w:val="0"/>
          <w:color w:val="000000" w:themeColor="text1"/>
          <w:sz w:val="24"/>
          <w:szCs w:val="24"/>
        </w:rPr>
        <w:t xml:space="preserve"> : Original Image</w:t>
      </w:r>
      <w:bookmarkEnd w:id="39"/>
    </w:p>
    <w:p w14:paraId="706E3088" w14:textId="77777777" w:rsidR="00CE5326" w:rsidRDefault="00CE5326" w:rsidP="00CE5326">
      <w:pPr>
        <w:keepNext/>
        <w:spacing w:line="240" w:lineRule="auto"/>
        <w:jc w:val="center"/>
      </w:pPr>
      <w:r>
        <w:rPr>
          <w:noProof/>
        </w:rPr>
        <w:drawing>
          <wp:inline distT="0" distB="0" distL="0" distR="0" wp14:anchorId="1B8FC79A" wp14:editId="75E92E11">
            <wp:extent cx="3597275" cy="2697956"/>
            <wp:effectExtent l="0" t="0" r="3175" b="7620"/>
            <wp:docPr id="7" name="Picture 6" descr="undefined">
              <a:extLst xmlns:a="http://schemas.openxmlformats.org/drawingml/2006/main">
                <a:ext uri="{FF2B5EF4-FFF2-40B4-BE49-F238E27FC236}">
                  <a16:creationId xmlns:a16="http://schemas.microsoft.com/office/drawing/2014/main" id="{948D1772-2B96-03C3-7173-43AE301B8B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undefined">
                      <a:extLst>
                        <a:ext uri="{FF2B5EF4-FFF2-40B4-BE49-F238E27FC236}">
                          <a16:creationId xmlns:a16="http://schemas.microsoft.com/office/drawing/2014/main" id="{948D1772-2B96-03C3-7173-43AE301B8BF4}"/>
                        </a:ext>
                      </a:extLst>
                    </pic:cNvPr>
                    <pic:cNvPicPr>
                      <a:picLocks noChangeAspect="1"/>
                    </pic:cNvPicPr>
                  </pic:nvPicPr>
                  <pic:blipFill>
                    <a:blip r:embed="rId11"/>
                    <a:stretch>
                      <a:fillRect/>
                    </a:stretch>
                  </pic:blipFill>
                  <pic:spPr>
                    <a:xfrm>
                      <a:off x="0" y="0"/>
                      <a:ext cx="3597275" cy="2697956"/>
                    </a:xfrm>
                    <a:prstGeom prst="rect">
                      <a:avLst/>
                    </a:prstGeom>
                  </pic:spPr>
                </pic:pic>
              </a:graphicData>
            </a:graphic>
          </wp:inline>
        </w:drawing>
      </w:r>
    </w:p>
    <w:p w14:paraId="17472E52" w14:textId="74CBF3D2" w:rsidR="00CE5326" w:rsidRPr="00CE5326" w:rsidRDefault="00CE5326" w:rsidP="00CE5326">
      <w:pPr>
        <w:pStyle w:val="Caption"/>
        <w:jc w:val="center"/>
        <w:rPr>
          <w:i w:val="0"/>
          <w:iCs w:val="0"/>
          <w:color w:val="000000" w:themeColor="text1"/>
          <w:sz w:val="24"/>
          <w:szCs w:val="24"/>
        </w:rPr>
      </w:pPr>
      <w:bookmarkStart w:id="40" w:name="_Ref242543947"/>
      <w:bookmarkStart w:id="41" w:name="_Toc243332429"/>
      <w:r w:rsidRPr="00CE5326">
        <w:rPr>
          <w:i w:val="0"/>
          <w:iCs w:val="0"/>
          <w:color w:val="000000" w:themeColor="text1"/>
          <w:sz w:val="24"/>
          <w:szCs w:val="24"/>
        </w:rPr>
        <w:t xml:space="preserve">Figure </w:t>
      </w:r>
      <w:r w:rsidRPr="00CE5326">
        <w:rPr>
          <w:i w:val="0"/>
          <w:iCs w:val="0"/>
          <w:color w:val="000000" w:themeColor="text1"/>
          <w:sz w:val="24"/>
          <w:szCs w:val="24"/>
        </w:rPr>
        <w:fldChar w:fldCharType="begin"/>
      </w:r>
      <w:r w:rsidRPr="00CE5326">
        <w:rPr>
          <w:i w:val="0"/>
          <w:iCs w:val="0"/>
          <w:color w:val="000000" w:themeColor="text1"/>
          <w:sz w:val="24"/>
          <w:szCs w:val="24"/>
        </w:rPr>
        <w:instrText xml:space="preserve"> SEQ Figure \* ARABIC </w:instrText>
      </w:r>
      <w:r w:rsidRPr="00CE5326">
        <w:rPr>
          <w:i w:val="0"/>
          <w:iCs w:val="0"/>
          <w:color w:val="000000" w:themeColor="text1"/>
          <w:sz w:val="24"/>
          <w:szCs w:val="24"/>
        </w:rPr>
        <w:fldChar w:fldCharType="separate"/>
      </w:r>
      <w:r w:rsidR="00CC1274">
        <w:rPr>
          <w:i w:val="0"/>
          <w:iCs w:val="0"/>
          <w:noProof/>
          <w:color w:val="000000" w:themeColor="text1"/>
          <w:sz w:val="24"/>
          <w:szCs w:val="24"/>
        </w:rPr>
        <w:t>2</w:t>
      </w:r>
      <w:r w:rsidRPr="00CE5326">
        <w:rPr>
          <w:i w:val="0"/>
          <w:iCs w:val="0"/>
          <w:color w:val="000000" w:themeColor="text1"/>
          <w:sz w:val="24"/>
          <w:szCs w:val="24"/>
        </w:rPr>
        <w:fldChar w:fldCharType="end"/>
      </w:r>
      <w:bookmarkEnd w:id="40"/>
      <w:r w:rsidRPr="00CE5326">
        <w:rPr>
          <w:i w:val="0"/>
          <w:iCs w:val="0"/>
          <w:color w:val="000000" w:themeColor="text1"/>
          <w:sz w:val="24"/>
          <w:szCs w:val="24"/>
        </w:rPr>
        <w:t xml:space="preserve"> : Post-processed image with edge detection applied</w:t>
      </w:r>
      <w:bookmarkEnd w:id="41"/>
    </w:p>
    <w:p w14:paraId="45B41177" w14:textId="77777777" w:rsidR="00CE5326" w:rsidRDefault="00CE5326">
      <w:r>
        <w:br w:type="page"/>
      </w:r>
    </w:p>
    <w:p w14:paraId="4CC76728" w14:textId="371FAF8F" w:rsidR="007072D9" w:rsidRDefault="004C5E27" w:rsidP="004C5E27">
      <w:pPr>
        <w:spacing w:line="240" w:lineRule="auto"/>
      </w:pPr>
      <w:r>
        <w:lastRenderedPageBreak/>
        <w:t>The Sobel Filter is an edge detection algorithm that applies a 3x3 filter upon a subsection of an image to find any edges that may exist.</w:t>
      </w:r>
      <w:r w:rsidR="007072D9">
        <w:t xml:space="preserve"> The filter is performed by appl</w:t>
      </w:r>
      <w:r w:rsidR="00C916F2">
        <w:t xml:space="preserve">ying </w:t>
      </w:r>
      <w:r w:rsidR="007072D9">
        <w:t xml:space="preserve">an X-direction </w:t>
      </w:r>
      <w:r w:rsidR="0011148D">
        <w:t>derivative</w:t>
      </w:r>
      <w:r w:rsidR="00C916F2">
        <w:t xml:space="preserve"> </w:t>
      </w:r>
      <w:r w:rsidR="007072D9">
        <w:t xml:space="preserve">and a y-direction </w:t>
      </w:r>
      <w:r w:rsidR="0011148D">
        <w:t>derivative</w:t>
      </w:r>
      <w:r w:rsidR="007072D9">
        <w:t>,</w:t>
      </w:r>
      <w:r w:rsidR="00C916F2">
        <w:t xml:space="preserve"> as shown in </w:t>
      </w:r>
      <w:r w:rsidR="00C916F2">
        <w:fldChar w:fldCharType="begin"/>
      </w:r>
      <w:r w:rsidR="00C916F2">
        <w:instrText xml:space="preserve"> REF _Ref242543517 \h  \* MERGEFORMAT </w:instrText>
      </w:r>
      <w:r w:rsidR="00C916F2">
        <w:fldChar w:fldCharType="separate"/>
      </w:r>
      <w:r w:rsidR="00CE5326" w:rsidRPr="00CE5326">
        <w:rPr>
          <w:color w:val="000000" w:themeColor="text1"/>
        </w:rPr>
        <w:t>Figure</w:t>
      </w:r>
      <w:r w:rsidR="00CE5326" w:rsidRPr="00C916F2">
        <w:rPr>
          <w:i/>
          <w:iCs/>
          <w:color w:val="000000" w:themeColor="text1"/>
        </w:rPr>
        <w:t xml:space="preserve"> </w:t>
      </w:r>
      <w:r w:rsidR="00CE5326">
        <w:rPr>
          <w:i/>
          <w:iCs/>
          <w:noProof/>
          <w:color w:val="000000" w:themeColor="text1"/>
        </w:rPr>
        <w:t>3</w:t>
      </w:r>
      <w:r w:rsidR="00C916F2">
        <w:fldChar w:fldCharType="end"/>
      </w:r>
      <w:r w:rsidR="007072D9">
        <w:t>.</w:t>
      </w:r>
    </w:p>
    <w:p w14:paraId="7E4F3DA6" w14:textId="77777777" w:rsidR="00C916F2" w:rsidRDefault="00C916F2" w:rsidP="00C916F2">
      <w:pPr>
        <w:keepNext/>
        <w:spacing w:line="240" w:lineRule="auto"/>
        <w:jc w:val="center"/>
      </w:pPr>
      <w:r>
        <w:rPr>
          <w:noProof/>
        </w:rPr>
        <w:drawing>
          <wp:inline distT="0" distB="0" distL="0" distR="0" wp14:anchorId="74B87AB2" wp14:editId="6447F8B8">
            <wp:extent cx="2515116" cy="1627047"/>
            <wp:effectExtent l="0" t="0" r="0" b="0"/>
            <wp:docPr id="17" name="Picture 16">
              <a:extLst xmlns:a="http://schemas.openxmlformats.org/drawingml/2006/main">
                <a:ext uri="{FF2B5EF4-FFF2-40B4-BE49-F238E27FC236}">
                  <a16:creationId xmlns:a16="http://schemas.microsoft.com/office/drawing/2014/main" id="{87DB1D8A-FD13-62B6-CD18-F7DA4C63A2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7DB1D8A-FD13-62B6-CD18-F7DA4C63A2A2}"/>
                        </a:ext>
                      </a:extLst>
                    </pic:cNvPr>
                    <pic:cNvPicPr>
                      <a:picLocks noChangeAspect="1"/>
                    </pic:cNvPicPr>
                  </pic:nvPicPr>
                  <pic:blipFill>
                    <a:blip r:embed="rId12"/>
                    <a:stretch>
                      <a:fillRect/>
                    </a:stretch>
                  </pic:blipFill>
                  <pic:spPr>
                    <a:xfrm>
                      <a:off x="0" y="0"/>
                      <a:ext cx="2515116" cy="1627047"/>
                    </a:xfrm>
                    <a:prstGeom prst="rect">
                      <a:avLst/>
                    </a:prstGeom>
                  </pic:spPr>
                </pic:pic>
              </a:graphicData>
            </a:graphic>
          </wp:inline>
        </w:drawing>
      </w:r>
    </w:p>
    <w:p w14:paraId="6BE1E6D6" w14:textId="41C57EAD" w:rsidR="007072D9" w:rsidRDefault="00C916F2" w:rsidP="00C916F2">
      <w:pPr>
        <w:pStyle w:val="Caption"/>
        <w:jc w:val="center"/>
        <w:rPr>
          <w:i w:val="0"/>
          <w:iCs w:val="0"/>
          <w:color w:val="000000" w:themeColor="text1"/>
          <w:sz w:val="24"/>
          <w:szCs w:val="24"/>
        </w:rPr>
      </w:pPr>
      <w:bookmarkStart w:id="42" w:name="_Ref242543517"/>
      <w:bookmarkStart w:id="43" w:name="_Toc243332430"/>
      <w:r w:rsidRPr="00C916F2">
        <w:rPr>
          <w:i w:val="0"/>
          <w:iCs w:val="0"/>
          <w:color w:val="000000" w:themeColor="text1"/>
          <w:sz w:val="24"/>
          <w:szCs w:val="24"/>
        </w:rPr>
        <w:t xml:space="preserve">Figure </w:t>
      </w:r>
      <w:r w:rsidRPr="00C916F2">
        <w:rPr>
          <w:i w:val="0"/>
          <w:iCs w:val="0"/>
          <w:color w:val="000000" w:themeColor="text1"/>
          <w:sz w:val="24"/>
          <w:szCs w:val="24"/>
        </w:rPr>
        <w:fldChar w:fldCharType="begin"/>
      </w:r>
      <w:r w:rsidRPr="00C916F2">
        <w:rPr>
          <w:i w:val="0"/>
          <w:iCs w:val="0"/>
          <w:color w:val="000000" w:themeColor="text1"/>
          <w:sz w:val="24"/>
          <w:szCs w:val="24"/>
        </w:rPr>
        <w:instrText xml:space="preserve"> SEQ Figure \* ARABIC </w:instrText>
      </w:r>
      <w:r w:rsidRPr="00C916F2">
        <w:rPr>
          <w:i w:val="0"/>
          <w:iCs w:val="0"/>
          <w:color w:val="000000" w:themeColor="text1"/>
          <w:sz w:val="24"/>
          <w:szCs w:val="24"/>
        </w:rPr>
        <w:fldChar w:fldCharType="separate"/>
      </w:r>
      <w:r w:rsidR="00CC1274">
        <w:rPr>
          <w:i w:val="0"/>
          <w:iCs w:val="0"/>
          <w:noProof/>
          <w:color w:val="000000" w:themeColor="text1"/>
          <w:sz w:val="24"/>
          <w:szCs w:val="24"/>
        </w:rPr>
        <w:t>3</w:t>
      </w:r>
      <w:r w:rsidRPr="00C916F2">
        <w:rPr>
          <w:i w:val="0"/>
          <w:iCs w:val="0"/>
          <w:color w:val="000000" w:themeColor="text1"/>
          <w:sz w:val="24"/>
          <w:szCs w:val="24"/>
        </w:rPr>
        <w:fldChar w:fldCharType="end"/>
      </w:r>
      <w:bookmarkEnd w:id="42"/>
      <w:r w:rsidRPr="00C916F2">
        <w:rPr>
          <w:i w:val="0"/>
          <w:iCs w:val="0"/>
          <w:color w:val="000000" w:themeColor="text1"/>
          <w:sz w:val="24"/>
          <w:szCs w:val="24"/>
        </w:rPr>
        <w:t>: X and Y Filter</w:t>
      </w:r>
      <w:bookmarkEnd w:id="43"/>
    </w:p>
    <w:p w14:paraId="78D715D5" w14:textId="5D91BCCD" w:rsidR="00CE5326" w:rsidRDefault="0011148D" w:rsidP="00CE5326">
      <w:r>
        <w:t>Once the convoluted values are found for G</w:t>
      </w:r>
      <w:r w:rsidRPr="0011148D">
        <w:rPr>
          <w:vertAlign w:val="subscript"/>
        </w:rPr>
        <w:t>x</w:t>
      </w:r>
      <w:r>
        <w:t xml:space="preserve"> and G</w:t>
      </w:r>
      <w:r w:rsidRPr="0011148D">
        <w:rPr>
          <w:vertAlign w:val="subscript"/>
        </w:rPr>
        <w:t>y</w:t>
      </w:r>
      <w:r>
        <w:t xml:space="preserve">, the following equation, shown in </w:t>
      </w:r>
      <w:r w:rsidRPr="0011148D">
        <w:fldChar w:fldCharType="begin"/>
      </w:r>
      <w:r w:rsidRPr="0011148D">
        <w:instrText xml:space="preserve"> REF _Ref242546529 \h  \* MERGEFORMAT </w:instrText>
      </w:r>
      <w:r w:rsidRPr="0011148D">
        <w:fldChar w:fldCharType="separate"/>
      </w:r>
      <w:r w:rsidRPr="0011148D">
        <w:t xml:space="preserve">Figure </w:t>
      </w:r>
      <w:r w:rsidRPr="0011148D">
        <w:rPr>
          <w:noProof/>
        </w:rPr>
        <w:t>4</w:t>
      </w:r>
      <w:r w:rsidRPr="0011148D">
        <w:fldChar w:fldCharType="end"/>
      </w:r>
      <w:r>
        <w:t>, is performed to get the gradient magnitude at the current position of the filter in the image.</w:t>
      </w:r>
    </w:p>
    <w:p w14:paraId="2D01514D" w14:textId="77777777" w:rsidR="0011148D" w:rsidRDefault="0011148D" w:rsidP="0011148D">
      <w:pPr>
        <w:keepNext/>
        <w:jc w:val="center"/>
      </w:pPr>
      <w:r>
        <w:rPr>
          <w:noProof/>
        </w:rPr>
        <w:drawing>
          <wp:inline distT="0" distB="0" distL="0" distR="0" wp14:anchorId="0E7AB485" wp14:editId="146BFC81">
            <wp:extent cx="2038635" cy="543001"/>
            <wp:effectExtent l="0" t="0" r="0" b="9525"/>
            <wp:docPr id="13" name="Picture 12">
              <a:extLst xmlns:a="http://schemas.openxmlformats.org/drawingml/2006/main">
                <a:ext uri="{FF2B5EF4-FFF2-40B4-BE49-F238E27FC236}">
                  <a16:creationId xmlns:a16="http://schemas.microsoft.com/office/drawing/2014/main" id="{E9F9F746-2BCB-21A9-C9B6-9B81EAD23F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9F9F746-2BCB-21A9-C9B6-9B81EAD23FEC}"/>
                        </a:ext>
                      </a:extLst>
                    </pic:cNvPr>
                    <pic:cNvPicPr>
                      <a:picLocks noChangeAspect="1"/>
                    </pic:cNvPicPr>
                  </pic:nvPicPr>
                  <pic:blipFill>
                    <a:blip r:embed="rId13"/>
                    <a:stretch>
                      <a:fillRect/>
                    </a:stretch>
                  </pic:blipFill>
                  <pic:spPr>
                    <a:xfrm>
                      <a:off x="0" y="0"/>
                      <a:ext cx="2038635" cy="543001"/>
                    </a:xfrm>
                    <a:prstGeom prst="rect">
                      <a:avLst/>
                    </a:prstGeom>
                  </pic:spPr>
                </pic:pic>
              </a:graphicData>
            </a:graphic>
          </wp:inline>
        </w:drawing>
      </w:r>
    </w:p>
    <w:p w14:paraId="7E0192F7" w14:textId="6805F895" w:rsidR="0011148D" w:rsidRPr="0011148D" w:rsidRDefault="0011148D" w:rsidP="0011148D">
      <w:pPr>
        <w:pStyle w:val="Caption"/>
        <w:jc w:val="center"/>
        <w:rPr>
          <w:i w:val="0"/>
          <w:iCs w:val="0"/>
          <w:sz w:val="24"/>
          <w:szCs w:val="24"/>
        </w:rPr>
      </w:pPr>
      <w:bookmarkStart w:id="44" w:name="_Ref242546529"/>
      <w:bookmarkStart w:id="45" w:name="_Toc243332431"/>
      <w:r w:rsidRPr="0011148D">
        <w:rPr>
          <w:i w:val="0"/>
          <w:iCs w:val="0"/>
          <w:sz w:val="24"/>
          <w:szCs w:val="24"/>
        </w:rPr>
        <w:t xml:space="preserve">Figure </w:t>
      </w:r>
      <w:r w:rsidRPr="0011148D">
        <w:rPr>
          <w:i w:val="0"/>
          <w:iCs w:val="0"/>
          <w:sz w:val="24"/>
          <w:szCs w:val="24"/>
        </w:rPr>
        <w:fldChar w:fldCharType="begin"/>
      </w:r>
      <w:r w:rsidRPr="0011148D">
        <w:rPr>
          <w:i w:val="0"/>
          <w:iCs w:val="0"/>
          <w:sz w:val="24"/>
          <w:szCs w:val="24"/>
        </w:rPr>
        <w:instrText xml:space="preserve"> SEQ Figure \* ARABIC </w:instrText>
      </w:r>
      <w:r w:rsidRPr="0011148D">
        <w:rPr>
          <w:i w:val="0"/>
          <w:iCs w:val="0"/>
          <w:sz w:val="24"/>
          <w:szCs w:val="24"/>
        </w:rPr>
        <w:fldChar w:fldCharType="separate"/>
      </w:r>
      <w:r w:rsidR="00CC1274">
        <w:rPr>
          <w:i w:val="0"/>
          <w:iCs w:val="0"/>
          <w:noProof/>
          <w:sz w:val="24"/>
          <w:szCs w:val="24"/>
        </w:rPr>
        <w:t>4</w:t>
      </w:r>
      <w:r w:rsidRPr="0011148D">
        <w:rPr>
          <w:i w:val="0"/>
          <w:iCs w:val="0"/>
          <w:sz w:val="24"/>
          <w:szCs w:val="24"/>
        </w:rPr>
        <w:fldChar w:fldCharType="end"/>
      </w:r>
      <w:bookmarkEnd w:id="44"/>
      <w:r w:rsidRPr="0011148D">
        <w:rPr>
          <w:i w:val="0"/>
          <w:iCs w:val="0"/>
          <w:sz w:val="24"/>
          <w:szCs w:val="24"/>
        </w:rPr>
        <w:t xml:space="preserve"> : Filter Operation</w:t>
      </w:r>
      <w:bookmarkEnd w:id="45"/>
    </w:p>
    <w:p w14:paraId="204CF095" w14:textId="49012A7A" w:rsidR="004C5E27" w:rsidRPr="004C5E27" w:rsidRDefault="004C5E27" w:rsidP="004C5E27">
      <w:pPr>
        <w:spacing w:line="240" w:lineRule="auto"/>
      </w:pPr>
      <w:r>
        <w:t xml:space="preserve"> </w:t>
      </w:r>
    </w:p>
    <w:p w14:paraId="7B7D6703" w14:textId="19C65A8D" w:rsidR="004C5E27" w:rsidRDefault="00456247" w:rsidP="004C5E27">
      <w:r>
        <w:t>The Zybo Z7-20 development board is used for the application of this project. The Zybo Z7 is a All Programmable System-on-Chip (AP SoC) device. It contains a dual-core ARM Cortex-A9 processor with Field Programmable Gate Array (FPGA) logic.</w:t>
      </w:r>
      <w:r w:rsidR="00755773">
        <w:t xml:space="preserve"> </w:t>
      </w:r>
      <w:r w:rsidR="00CC1274">
        <w:t>The board can be broken down in to two sections, programmable logic and the processing system (PS).</w:t>
      </w:r>
    </w:p>
    <w:p w14:paraId="2F776A67" w14:textId="77777777" w:rsidR="00CC1274" w:rsidRDefault="00CC1274" w:rsidP="00CC1274">
      <w:pPr>
        <w:keepNext/>
        <w:jc w:val="center"/>
      </w:pPr>
      <w:r>
        <w:rPr>
          <w:noProof/>
        </w:rPr>
        <w:lastRenderedPageBreak/>
        <w:drawing>
          <wp:inline distT="0" distB="0" distL="0" distR="0" wp14:anchorId="048BEE78" wp14:editId="484856C8">
            <wp:extent cx="3190875" cy="3519706"/>
            <wp:effectExtent l="0" t="0" r="0" b="0"/>
            <wp:docPr id="101918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3520" cy="3544685"/>
                    </a:xfrm>
                    <a:prstGeom prst="rect">
                      <a:avLst/>
                    </a:prstGeom>
                    <a:noFill/>
                    <a:ln>
                      <a:noFill/>
                    </a:ln>
                  </pic:spPr>
                </pic:pic>
              </a:graphicData>
            </a:graphic>
          </wp:inline>
        </w:drawing>
      </w:r>
    </w:p>
    <w:p w14:paraId="54A92E1E" w14:textId="1A360735" w:rsidR="00CC1274" w:rsidRDefault="00CC1274" w:rsidP="00CC1274">
      <w:pPr>
        <w:pStyle w:val="Caption"/>
        <w:jc w:val="center"/>
        <w:rPr>
          <w:i w:val="0"/>
          <w:iCs w:val="0"/>
          <w:color w:val="auto"/>
          <w:sz w:val="24"/>
          <w:szCs w:val="24"/>
          <w:vertAlign w:val="superscript"/>
        </w:rPr>
      </w:pPr>
      <w:r w:rsidRPr="00CC1274">
        <w:rPr>
          <w:i w:val="0"/>
          <w:iCs w:val="0"/>
          <w:color w:val="auto"/>
          <w:sz w:val="24"/>
          <w:szCs w:val="24"/>
        </w:rPr>
        <w:t xml:space="preserve">Figure </w:t>
      </w:r>
      <w:r w:rsidRPr="00CC1274">
        <w:rPr>
          <w:i w:val="0"/>
          <w:iCs w:val="0"/>
          <w:color w:val="auto"/>
          <w:sz w:val="24"/>
          <w:szCs w:val="24"/>
        </w:rPr>
        <w:fldChar w:fldCharType="begin"/>
      </w:r>
      <w:r w:rsidRPr="00CC1274">
        <w:rPr>
          <w:i w:val="0"/>
          <w:iCs w:val="0"/>
          <w:color w:val="auto"/>
          <w:sz w:val="24"/>
          <w:szCs w:val="24"/>
        </w:rPr>
        <w:instrText xml:space="preserve"> SEQ Figure \* ARABIC </w:instrText>
      </w:r>
      <w:r w:rsidRPr="00CC1274">
        <w:rPr>
          <w:i w:val="0"/>
          <w:iCs w:val="0"/>
          <w:color w:val="auto"/>
          <w:sz w:val="24"/>
          <w:szCs w:val="24"/>
        </w:rPr>
        <w:fldChar w:fldCharType="separate"/>
      </w:r>
      <w:r w:rsidRPr="00CC1274">
        <w:rPr>
          <w:i w:val="0"/>
          <w:iCs w:val="0"/>
          <w:noProof/>
          <w:color w:val="auto"/>
          <w:sz w:val="24"/>
          <w:szCs w:val="24"/>
        </w:rPr>
        <w:t>5</w:t>
      </w:r>
      <w:r w:rsidRPr="00CC1274">
        <w:rPr>
          <w:i w:val="0"/>
          <w:iCs w:val="0"/>
          <w:color w:val="auto"/>
          <w:sz w:val="24"/>
          <w:szCs w:val="24"/>
        </w:rPr>
        <w:fldChar w:fldCharType="end"/>
      </w:r>
      <w:r w:rsidRPr="00CC1274">
        <w:rPr>
          <w:i w:val="0"/>
          <w:iCs w:val="0"/>
          <w:color w:val="auto"/>
          <w:sz w:val="24"/>
          <w:szCs w:val="24"/>
        </w:rPr>
        <w:t>: Zybo Block Diagram</w:t>
      </w:r>
      <w:r w:rsidRPr="00CC1274">
        <w:rPr>
          <w:i w:val="0"/>
          <w:iCs w:val="0"/>
          <w:color w:val="auto"/>
          <w:sz w:val="24"/>
          <w:szCs w:val="24"/>
          <w:vertAlign w:val="superscript"/>
        </w:rPr>
        <w:t>1</w:t>
      </w:r>
    </w:p>
    <w:p w14:paraId="1D9636A0" w14:textId="24A90B67" w:rsidR="00F50E3D" w:rsidRPr="00F50E3D" w:rsidRDefault="00107292" w:rsidP="00F50E3D">
      <w:r>
        <w:t xml:space="preserve">In order to access the PL design for the Sobel filter, Advanced eXtensible </w:t>
      </w:r>
      <w:r w:rsidR="000B712D">
        <w:t>Interface (AXI) buses are used to establish commun</w:t>
      </w:r>
      <w:r w:rsidR="000C5BE6">
        <w:t>s</w:t>
      </w:r>
      <w:r w:rsidR="000B712D">
        <w:t xml:space="preserve">ications with PS portion. </w:t>
      </w:r>
    </w:p>
    <w:sectPr w:rsidR="00F50E3D" w:rsidRPr="00F50E3D" w:rsidSect="00150B85">
      <w:pgSz w:w="12240" w:h="15840"/>
      <w:pgMar w:top="1440" w:right="1440" w:bottom="1440" w:left="1440" w:header="720" w:footer="720" w:gutter="0"/>
      <w:pgNumType w:start="1"/>
      <w:cols w:space="720"/>
      <w:docGrid w:linePitch="360"/>
      <w:sectPrChange w:id="46" w:author="Funes, Aaron" w:date="2026-10-10T14:25:00Z" w16du:dateUtc="2026-10-10T21:25:00Z">
        <w:sectPr w:rsidR="00F50E3D" w:rsidRPr="00F50E3D" w:rsidSect="00150B85">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0DCC5" w14:textId="77777777" w:rsidR="00180DB3" w:rsidRDefault="00180DB3" w:rsidP="00313E64">
      <w:pPr>
        <w:spacing w:after="0" w:line="240" w:lineRule="auto"/>
      </w:pPr>
      <w:r>
        <w:separator/>
      </w:r>
    </w:p>
  </w:endnote>
  <w:endnote w:type="continuationSeparator" w:id="0">
    <w:p w14:paraId="4D1FBF2C" w14:textId="77777777" w:rsidR="00180DB3" w:rsidRDefault="00180DB3" w:rsidP="0031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869251"/>
      <w:docPartObj>
        <w:docPartGallery w:val="Page Numbers (Bottom of Page)"/>
        <w:docPartUnique/>
      </w:docPartObj>
    </w:sdtPr>
    <w:sdtEndPr>
      <w:rPr>
        <w:noProof/>
      </w:rPr>
    </w:sdtEndPr>
    <w:sdtContent>
      <w:p w14:paraId="584DE6A0" w14:textId="6376F466" w:rsidR="00AD5047" w:rsidRDefault="00AD5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FA7805" w14:textId="16728F3C" w:rsidR="00842A0A" w:rsidRDefault="00CC1274" w:rsidP="00CC1274">
    <w:pPr>
      <w:pStyle w:val="Footer"/>
      <w:numPr>
        <w:ilvl w:val="0"/>
        <w:numId w:val="1"/>
      </w:numPr>
    </w:pPr>
    <w:r>
      <w:t>Zybo Z7 Reference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2A2D7" w14:textId="77777777" w:rsidR="00180DB3" w:rsidRDefault="00180DB3" w:rsidP="00313E64">
      <w:pPr>
        <w:spacing w:after="0" w:line="240" w:lineRule="auto"/>
      </w:pPr>
      <w:r>
        <w:separator/>
      </w:r>
    </w:p>
  </w:footnote>
  <w:footnote w:type="continuationSeparator" w:id="0">
    <w:p w14:paraId="0A18E588" w14:textId="77777777" w:rsidR="00180DB3" w:rsidRDefault="00180DB3" w:rsidP="0031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018E" w14:textId="77777777" w:rsidR="00AD5047" w:rsidRDefault="00AD50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51F75"/>
    <w:multiLevelType w:val="hybridMultilevel"/>
    <w:tmpl w:val="91C26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7514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nes, Aaron">
    <w15:presenceInfo w15:providerId="AD" w15:userId="S::aaron.funes.13@my.csun.edu::aec47d69-0977-4521-85f7-6966105a2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741A"/>
    <w:rsid w:val="000B712D"/>
    <w:rsid w:val="000C5BE6"/>
    <w:rsid w:val="00107292"/>
    <w:rsid w:val="0011148D"/>
    <w:rsid w:val="00150B85"/>
    <w:rsid w:val="00180DB3"/>
    <w:rsid w:val="001D0213"/>
    <w:rsid w:val="002409AA"/>
    <w:rsid w:val="00313E64"/>
    <w:rsid w:val="003368E1"/>
    <w:rsid w:val="003E64FE"/>
    <w:rsid w:val="00456247"/>
    <w:rsid w:val="004C5E27"/>
    <w:rsid w:val="005D3E6C"/>
    <w:rsid w:val="0061759B"/>
    <w:rsid w:val="00636E2C"/>
    <w:rsid w:val="00654CC5"/>
    <w:rsid w:val="00663CD7"/>
    <w:rsid w:val="007072D9"/>
    <w:rsid w:val="007130A0"/>
    <w:rsid w:val="00755773"/>
    <w:rsid w:val="007A28B5"/>
    <w:rsid w:val="007D1004"/>
    <w:rsid w:val="00823845"/>
    <w:rsid w:val="00842A0A"/>
    <w:rsid w:val="00854813"/>
    <w:rsid w:val="00885A2B"/>
    <w:rsid w:val="00910975"/>
    <w:rsid w:val="009B40E1"/>
    <w:rsid w:val="00AD5047"/>
    <w:rsid w:val="00B067BB"/>
    <w:rsid w:val="00B30EA6"/>
    <w:rsid w:val="00C0613F"/>
    <w:rsid w:val="00C916F2"/>
    <w:rsid w:val="00CB1627"/>
    <w:rsid w:val="00CC1274"/>
    <w:rsid w:val="00CE5326"/>
    <w:rsid w:val="00D53184"/>
    <w:rsid w:val="00EA741A"/>
    <w:rsid w:val="00F50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C78C0"/>
  <w15:chartTrackingRefBased/>
  <w15:docId w15:val="{A441CF2D-9C35-4D2F-81C6-C2FD5E7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85"/>
  </w:style>
  <w:style w:type="paragraph" w:styleId="Heading1">
    <w:name w:val="heading 1"/>
    <w:basedOn w:val="Normal"/>
    <w:next w:val="Normal"/>
    <w:link w:val="Heading1Char"/>
    <w:uiPriority w:val="9"/>
    <w:qFormat/>
    <w:rsid w:val="00EA7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41A"/>
    <w:rPr>
      <w:rFonts w:eastAsiaTheme="majorEastAsia" w:cstheme="majorBidi"/>
      <w:color w:val="272727" w:themeColor="text1" w:themeTint="D8"/>
    </w:rPr>
  </w:style>
  <w:style w:type="paragraph" w:styleId="Title">
    <w:name w:val="Title"/>
    <w:basedOn w:val="Normal"/>
    <w:next w:val="Normal"/>
    <w:link w:val="TitleChar"/>
    <w:uiPriority w:val="10"/>
    <w:qFormat/>
    <w:rsid w:val="00EA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41A"/>
    <w:pPr>
      <w:spacing w:before="160"/>
      <w:jc w:val="center"/>
    </w:pPr>
    <w:rPr>
      <w:i/>
      <w:iCs/>
      <w:color w:val="404040" w:themeColor="text1" w:themeTint="BF"/>
    </w:rPr>
  </w:style>
  <w:style w:type="character" w:customStyle="1" w:styleId="QuoteChar">
    <w:name w:val="Quote Char"/>
    <w:basedOn w:val="DefaultParagraphFont"/>
    <w:link w:val="Quote"/>
    <w:uiPriority w:val="29"/>
    <w:rsid w:val="00EA741A"/>
    <w:rPr>
      <w:i/>
      <w:iCs/>
      <w:color w:val="404040" w:themeColor="text1" w:themeTint="BF"/>
    </w:rPr>
  </w:style>
  <w:style w:type="paragraph" w:styleId="ListParagraph">
    <w:name w:val="List Paragraph"/>
    <w:basedOn w:val="Normal"/>
    <w:uiPriority w:val="34"/>
    <w:qFormat/>
    <w:rsid w:val="00EA741A"/>
    <w:pPr>
      <w:ind w:left="720"/>
      <w:contextualSpacing/>
    </w:pPr>
  </w:style>
  <w:style w:type="character" w:styleId="IntenseEmphasis">
    <w:name w:val="Intense Emphasis"/>
    <w:basedOn w:val="DefaultParagraphFont"/>
    <w:uiPriority w:val="21"/>
    <w:qFormat/>
    <w:rsid w:val="00EA741A"/>
    <w:rPr>
      <w:i/>
      <w:iCs/>
      <w:color w:val="0F4761" w:themeColor="accent1" w:themeShade="BF"/>
    </w:rPr>
  </w:style>
  <w:style w:type="paragraph" w:styleId="IntenseQuote">
    <w:name w:val="Intense Quote"/>
    <w:basedOn w:val="Normal"/>
    <w:next w:val="Normal"/>
    <w:link w:val="IntenseQuoteChar"/>
    <w:uiPriority w:val="30"/>
    <w:qFormat/>
    <w:rsid w:val="00EA7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1A"/>
    <w:rPr>
      <w:i/>
      <w:iCs/>
      <w:color w:val="0F4761" w:themeColor="accent1" w:themeShade="BF"/>
    </w:rPr>
  </w:style>
  <w:style w:type="character" w:styleId="IntenseReference">
    <w:name w:val="Intense Reference"/>
    <w:basedOn w:val="DefaultParagraphFont"/>
    <w:uiPriority w:val="32"/>
    <w:qFormat/>
    <w:rsid w:val="00EA741A"/>
    <w:rPr>
      <w:b/>
      <w:bCs/>
      <w:smallCaps/>
      <w:color w:val="0F4761" w:themeColor="accent1" w:themeShade="BF"/>
      <w:spacing w:val="5"/>
    </w:rPr>
  </w:style>
  <w:style w:type="paragraph" w:styleId="Revision">
    <w:name w:val="Revision"/>
    <w:hidden/>
    <w:uiPriority w:val="99"/>
    <w:semiHidden/>
    <w:rsid w:val="00CB1627"/>
    <w:pPr>
      <w:spacing w:after="0" w:line="240" w:lineRule="auto"/>
    </w:pPr>
  </w:style>
  <w:style w:type="paragraph" w:styleId="Header">
    <w:name w:val="header"/>
    <w:basedOn w:val="Normal"/>
    <w:link w:val="HeaderChar"/>
    <w:uiPriority w:val="99"/>
    <w:unhideWhenUsed/>
    <w:rsid w:val="00313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E64"/>
  </w:style>
  <w:style w:type="paragraph" w:styleId="Footer">
    <w:name w:val="footer"/>
    <w:basedOn w:val="Normal"/>
    <w:link w:val="FooterChar"/>
    <w:uiPriority w:val="99"/>
    <w:unhideWhenUsed/>
    <w:rsid w:val="00313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E64"/>
  </w:style>
  <w:style w:type="paragraph" w:styleId="TOCHeading">
    <w:name w:val="TOC Heading"/>
    <w:basedOn w:val="Heading1"/>
    <w:next w:val="Normal"/>
    <w:uiPriority w:val="39"/>
    <w:unhideWhenUsed/>
    <w:qFormat/>
    <w:rsid w:val="00842A0A"/>
    <w:pPr>
      <w:spacing w:before="240" w:after="0"/>
      <w:outlineLvl w:val="9"/>
    </w:pPr>
    <w:rPr>
      <w:sz w:val="32"/>
      <w:szCs w:val="32"/>
    </w:rPr>
  </w:style>
  <w:style w:type="paragraph" w:styleId="TOC2">
    <w:name w:val="toc 2"/>
    <w:basedOn w:val="Normal"/>
    <w:next w:val="Normal"/>
    <w:autoRedefine/>
    <w:uiPriority w:val="39"/>
    <w:unhideWhenUsed/>
    <w:rsid w:val="00AD5047"/>
    <w:pPr>
      <w:spacing w:after="100" w:line="259" w:lineRule="auto"/>
      <w:ind w:left="220"/>
    </w:pPr>
    <w:rPr>
      <w:rFonts w:eastAsiaTheme="minorEastAsia" w:cs="Times New Roman"/>
      <w:kern w:val="0"/>
      <w:sz w:val="22"/>
      <w:szCs w:val="22"/>
    </w:rPr>
  </w:style>
  <w:style w:type="paragraph" w:styleId="TOC1">
    <w:name w:val="toc 1"/>
    <w:basedOn w:val="Normal"/>
    <w:next w:val="Normal"/>
    <w:autoRedefine/>
    <w:uiPriority w:val="39"/>
    <w:unhideWhenUsed/>
    <w:rsid w:val="00AD5047"/>
    <w:pPr>
      <w:spacing w:after="100" w:line="259" w:lineRule="auto"/>
    </w:pPr>
    <w:rPr>
      <w:rFonts w:eastAsiaTheme="minorEastAsia" w:cs="Times New Roman"/>
      <w:kern w:val="0"/>
      <w:sz w:val="22"/>
      <w:szCs w:val="22"/>
    </w:rPr>
  </w:style>
  <w:style w:type="paragraph" w:styleId="TOC3">
    <w:name w:val="toc 3"/>
    <w:basedOn w:val="Normal"/>
    <w:next w:val="Normal"/>
    <w:autoRedefine/>
    <w:uiPriority w:val="39"/>
    <w:unhideWhenUsed/>
    <w:rsid w:val="00AD5047"/>
    <w:pPr>
      <w:spacing w:after="100" w:line="259" w:lineRule="auto"/>
      <w:ind w:left="440"/>
    </w:pPr>
    <w:rPr>
      <w:rFonts w:eastAsiaTheme="minorEastAsia" w:cs="Times New Roman"/>
      <w:kern w:val="0"/>
      <w:sz w:val="22"/>
      <w:szCs w:val="22"/>
    </w:rPr>
  </w:style>
  <w:style w:type="paragraph" w:styleId="Caption">
    <w:name w:val="caption"/>
    <w:basedOn w:val="Normal"/>
    <w:next w:val="Normal"/>
    <w:uiPriority w:val="35"/>
    <w:unhideWhenUsed/>
    <w:qFormat/>
    <w:rsid w:val="00C916F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A28B5"/>
    <w:pPr>
      <w:spacing w:after="0"/>
    </w:pPr>
  </w:style>
  <w:style w:type="character" w:styleId="Hyperlink">
    <w:name w:val="Hyperlink"/>
    <w:basedOn w:val="DefaultParagraphFont"/>
    <w:uiPriority w:val="99"/>
    <w:unhideWhenUsed/>
    <w:rsid w:val="007A28B5"/>
    <w:rPr>
      <w:color w:val="467886" w:themeColor="hyperlink"/>
      <w:u w:val="single"/>
    </w:rPr>
  </w:style>
  <w:style w:type="table" w:styleId="TableGrid">
    <w:name w:val="Table Grid"/>
    <w:basedOn w:val="TableNormal"/>
    <w:uiPriority w:val="39"/>
    <w:rsid w:val="00885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F0738-B9B4-4C13-B376-E6A3D5195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10</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Funes, Aaron</dc:creator>
  <cp:keywords/>
  <dc:description/>
  <cp:lastModifiedBy>Funes, Aaron</cp:lastModifiedBy>
  <cp:revision>9</cp:revision>
  <dcterms:created xsi:type="dcterms:W3CDTF">2026-10-10T20:43:00Z</dcterms:created>
  <dcterms:modified xsi:type="dcterms:W3CDTF">2026-10-20T14:46:00Z</dcterms:modified>
</cp:coreProperties>
</file>